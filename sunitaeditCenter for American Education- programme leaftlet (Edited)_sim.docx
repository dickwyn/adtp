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C2AC66" w14:textId="77777777" w:rsidR="0091764A" w:rsidRPr="000F0452" w:rsidRDefault="002E271C">
      <w:pPr>
        <w:rPr>
          <w:rFonts w:cstheme="minorHAnsi"/>
          <w:b/>
          <w:sz w:val="28"/>
          <w:szCs w:val="28"/>
          <w:u w:val="single"/>
          <w:lang w:val="en-US"/>
        </w:rPr>
      </w:pPr>
      <w:r w:rsidRPr="000F0452">
        <w:rPr>
          <w:rFonts w:cstheme="minorHAnsi"/>
          <w:b/>
          <w:sz w:val="28"/>
          <w:szCs w:val="28"/>
          <w:u w:val="single"/>
          <w:lang w:val="en-US"/>
        </w:rPr>
        <w:t>Center for American Education: American Degree Transfer Program</w:t>
      </w:r>
    </w:p>
    <w:p w14:paraId="20C2AC67" w14:textId="77777777" w:rsidR="00C779AA" w:rsidRPr="000F0452" w:rsidRDefault="00C779AA" w:rsidP="00523D84">
      <w:pPr>
        <w:pStyle w:val="BasicParagraph"/>
        <w:tabs>
          <w:tab w:val="left" w:pos="255"/>
        </w:tabs>
        <w:suppressAutoHyphens/>
        <w:spacing w:line="240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0F0452">
        <w:rPr>
          <w:rFonts w:asciiTheme="minorHAnsi" w:hAnsiTheme="minorHAnsi" w:cstheme="minorHAnsi"/>
          <w:sz w:val="22"/>
          <w:szCs w:val="22"/>
          <w:lang w:val="en-US"/>
        </w:rPr>
        <w:t>“Studying abroad expands personal horizons</w:t>
      </w:r>
      <w:r w:rsidR="00816BCD"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 and bring</w:t>
      </w:r>
      <w:r w:rsidR="00366EE0" w:rsidRPr="000F0452">
        <w:rPr>
          <w:rFonts w:asciiTheme="minorHAnsi" w:hAnsiTheme="minorHAnsi" w:cstheme="minorHAnsi"/>
          <w:sz w:val="22"/>
          <w:szCs w:val="22"/>
          <w:lang w:val="en-US"/>
        </w:rPr>
        <w:t>s</w:t>
      </w:r>
      <w:r w:rsidR="00816BCD"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 new perspectives to life which</w:t>
      </w:r>
      <w:r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 makes you more employable in </w:t>
      </w:r>
      <w:r w:rsidR="005E5CB6" w:rsidRPr="000F0452">
        <w:rPr>
          <w:rFonts w:asciiTheme="minorHAnsi" w:hAnsiTheme="minorHAnsi" w:cstheme="minorHAnsi"/>
          <w:sz w:val="22"/>
          <w:szCs w:val="22"/>
          <w:lang w:val="en-US"/>
        </w:rPr>
        <w:t>today’s</w:t>
      </w:r>
      <w:r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 globalized world. Studying at Sunway University provides a seamless pathway towards an exceptional American educational experience”</w:t>
      </w:r>
    </w:p>
    <w:p w14:paraId="20C2AC68" w14:textId="77777777" w:rsidR="00C779AA" w:rsidRPr="000F0452" w:rsidRDefault="00C779AA" w:rsidP="00C779AA">
      <w:pPr>
        <w:autoSpaceDE w:val="0"/>
        <w:autoSpaceDN w:val="0"/>
        <w:adjustRightInd w:val="0"/>
        <w:spacing w:after="0" w:line="240" w:lineRule="auto"/>
        <w:jc w:val="both"/>
        <w:rPr>
          <w:rFonts w:ascii="MyriadPro-Light" w:hAnsi="MyriadPro-Light" w:cs="MyriadPro-Light"/>
          <w:sz w:val="19"/>
          <w:szCs w:val="19"/>
          <w:lang w:val="en-US"/>
        </w:rPr>
      </w:pPr>
    </w:p>
    <w:p w14:paraId="20C2AC69" w14:textId="5F21FF5D" w:rsidR="00C779AA" w:rsidRPr="000F0452" w:rsidRDefault="00C779AA" w:rsidP="00C779AA">
      <w:pPr>
        <w:spacing w:after="0" w:line="240" w:lineRule="auto"/>
        <w:rPr>
          <w:rFonts w:cstheme="minorHAnsi"/>
          <w:b/>
          <w:lang w:val="en-US"/>
        </w:rPr>
      </w:pPr>
      <w:r w:rsidRPr="000F0452">
        <w:rPr>
          <w:rFonts w:cstheme="minorHAnsi"/>
          <w:b/>
          <w:lang w:val="en-US"/>
        </w:rPr>
        <w:t>Hallmark</w:t>
      </w:r>
      <w:ins w:id="0" w:author="Sunita Gnanamalar Arthur Selvaraj" w:date="2015-09-28T08:49:00Z">
        <w:r w:rsidR="003B59D5">
          <w:rPr>
            <w:rFonts w:cstheme="minorHAnsi"/>
            <w:b/>
            <w:lang w:val="en-US"/>
          </w:rPr>
          <w:t>s</w:t>
        </w:r>
      </w:ins>
      <w:r w:rsidRPr="000F0452">
        <w:rPr>
          <w:rFonts w:cstheme="minorHAnsi"/>
          <w:b/>
          <w:lang w:val="en-US"/>
        </w:rPr>
        <w:t xml:space="preserve"> of American Education</w:t>
      </w:r>
    </w:p>
    <w:p w14:paraId="20C2AC6A" w14:textId="77777777" w:rsidR="00C779AA" w:rsidRPr="000F0452" w:rsidRDefault="00C779AA" w:rsidP="00C779AA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lang w:val="en-US"/>
        </w:rPr>
      </w:pPr>
      <w:r w:rsidRPr="000F0452">
        <w:rPr>
          <w:rFonts w:cstheme="minorHAnsi"/>
          <w:lang w:val="en-US"/>
        </w:rPr>
        <w:t>Holistic and well-balanced curriculum</w:t>
      </w:r>
    </w:p>
    <w:p w14:paraId="20C2AC6B" w14:textId="77777777" w:rsidR="00C779AA" w:rsidRPr="000F0452" w:rsidRDefault="00C779AA" w:rsidP="00C779AA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lang w:val="en-US"/>
        </w:rPr>
      </w:pPr>
      <w:r w:rsidRPr="000F0452">
        <w:rPr>
          <w:rFonts w:cstheme="minorHAnsi"/>
          <w:lang w:val="en-US"/>
        </w:rPr>
        <w:t>Broad-based education with a wide range of academic disciplines</w:t>
      </w:r>
    </w:p>
    <w:p w14:paraId="20C2AC6C" w14:textId="77777777" w:rsidR="00C779AA" w:rsidRPr="000F0452" w:rsidRDefault="00C779AA" w:rsidP="00C779AA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lang w:val="en-US"/>
        </w:rPr>
      </w:pPr>
      <w:r w:rsidRPr="000F0452">
        <w:rPr>
          <w:rFonts w:cstheme="minorHAnsi"/>
          <w:lang w:val="en-US"/>
        </w:rPr>
        <w:t>Interactive approach to learning</w:t>
      </w:r>
    </w:p>
    <w:p w14:paraId="20C2AC6D" w14:textId="77777777" w:rsidR="00C779AA" w:rsidRPr="000F0452" w:rsidRDefault="00C779AA" w:rsidP="00C779AA">
      <w:pPr>
        <w:autoSpaceDE w:val="0"/>
        <w:autoSpaceDN w:val="0"/>
        <w:adjustRightInd w:val="0"/>
        <w:spacing w:after="0" w:line="240" w:lineRule="auto"/>
        <w:rPr>
          <w:rFonts w:ascii="MyriadPro-Light" w:hAnsi="MyriadPro-Light" w:cs="MyriadPro-Light"/>
          <w:sz w:val="19"/>
          <w:szCs w:val="19"/>
          <w:lang w:val="en-US"/>
        </w:rPr>
      </w:pPr>
    </w:p>
    <w:p w14:paraId="20C2AC6E" w14:textId="39CAEE34" w:rsidR="00311370" w:rsidRPr="000F0452" w:rsidRDefault="00311370" w:rsidP="00311370">
      <w:pPr>
        <w:autoSpaceDE w:val="0"/>
        <w:autoSpaceDN w:val="0"/>
        <w:adjustRightInd w:val="0"/>
        <w:spacing w:after="0" w:line="240" w:lineRule="auto"/>
        <w:jc w:val="both"/>
        <w:rPr>
          <w:rFonts w:ascii="MyriadPro-Light" w:hAnsi="MyriadPro-Light" w:cs="MyriadPro-Light"/>
          <w:sz w:val="19"/>
          <w:szCs w:val="19"/>
          <w:lang w:val="en-US"/>
        </w:rPr>
      </w:pPr>
      <w:del w:id="1" w:author="Sunita Gnanamalar Arthur Selvaraj" w:date="2015-09-28T08:49:00Z">
        <w:r w:rsidRPr="000F0452" w:rsidDel="003B59D5">
          <w:rPr>
            <w:rFonts w:cstheme="minorHAnsi"/>
            <w:lang w:val="en-US"/>
          </w:rPr>
          <w:delText xml:space="preserve">The </w:delText>
        </w:r>
      </w:del>
      <w:r w:rsidRPr="000F0452">
        <w:rPr>
          <w:rFonts w:cstheme="minorHAnsi"/>
          <w:lang w:val="en-US"/>
        </w:rPr>
        <w:t>American</w:t>
      </w:r>
      <w:r w:rsidR="0057012B" w:rsidRPr="000F0452">
        <w:rPr>
          <w:rFonts w:cstheme="minorHAnsi"/>
          <w:lang w:val="en-US"/>
        </w:rPr>
        <w:t>-style</w:t>
      </w:r>
      <w:r w:rsidRPr="000F0452">
        <w:rPr>
          <w:rFonts w:cstheme="minorHAnsi"/>
          <w:lang w:val="en-US"/>
        </w:rPr>
        <w:t xml:space="preserve"> </w:t>
      </w:r>
      <w:del w:id="2" w:author="Sunita Gnanamalar Arthur Selvaraj" w:date="2015-09-28T08:49:00Z">
        <w:r w:rsidR="00366EE0" w:rsidRPr="000F0452" w:rsidDel="003B59D5">
          <w:rPr>
            <w:rFonts w:cstheme="minorHAnsi"/>
            <w:lang w:val="en-US"/>
          </w:rPr>
          <w:delText xml:space="preserve">of </w:delText>
        </w:r>
      </w:del>
      <w:r w:rsidR="0057012B" w:rsidRPr="000F0452">
        <w:rPr>
          <w:rFonts w:cstheme="minorHAnsi"/>
          <w:lang w:val="en-US"/>
        </w:rPr>
        <w:t>e</w:t>
      </w:r>
      <w:r w:rsidRPr="000F0452">
        <w:rPr>
          <w:rFonts w:cstheme="minorHAnsi"/>
          <w:lang w:val="en-US"/>
        </w:rPr>
        <w:t xml:space="preserve">ducation </w:t>
      </w:r>
      <w:r w:rsidR="000F00BC" w:rsidRPr="000F0452">
        <w:rPr>
          <w:rFonts w:cstheme="minorHAnsi"/>
          <w:lang w:val="en-US"/>
        </w:rPr>
        <w:t>enables</w:t>
      </w:r>
      <w:r w:rsidR="00BB37D0" w:rsidRPr="000F0452">
        <w:rPr>
          <w:rFonts w:cstheme="minorHAnsi"/>
          <w:lang w:val="en-US"/>
        </w:rPr>
        <w:t xml:space="preserve"> students </w:t>
      </w:r>
      <w:r w:rsidRPr="000F0452">
        <w:rPr>
          <w:rFonts w:cstheme="minorHAnsi"/>
          <w:lang w:val="en-US"/>
        </w:rPr>
        <w:t>to</w:t>
      </w:r>
      <w:r w:rsidR="00BB37D0" w:rsidRPr="000F0452">
        <w:rPr>
          <w:rFonts w:cstheme="minorHAnsi"/>
          <w:lang w:val="en-US"/>
        </w:rPr>
        <w:t xml:space="preserve"> immerse</w:t>
      </w:r>
      <w:ins w:id="3" w:author="Sunita Gnanamalar Arthur Selvaraj" w:date="2015-09-28T08:50:00Z">
        <w:r w:rsidR="003B59D5">
          <w:rPr>
            <w:rFonts w:cstheme="minorHAnsi"/>
            <w:lang w:val="en-US"/>
          </w:rPr>
          <w:t xml:space="preserve"> themselves</w:t>
        </w:r>
      </w:ins>
      <w:r w:rsidR="00BB37D0" w:rsidRPr="000F0452">
        <w:rPr>
          <w:rFonts w:cstheme="minorHAnsi"/>
          <w:lang w:val="en-US"/>
        </w:rPr>
        <w:t xml:space="preserve"> in</w:t>
      </w:r>
      <w:r w:rsidRPr="000F0452">
        <w:rPr>
          <w:rFonts w:cstheme="minorHAnsi"/>
          <w:lang w:val="en-US"/>
        </w:rPr>
        <w:t xml:space="preserve"> </w:t>
      </w:r>
      <w:r w:rsidR="00BB37D0" w:rsidRPr="000F0452">
        <w:rPr>
          <w:rFonts w:cstheme="minorHAnsi"/>
          <w:lang w:val="en-US"/>
        </w:rPr>
        <w:t>holistic</w:t>
      </w:r>
      <w:r w:rsidRPr="000F0452">
        <w:rPr>
          <w:rFonts w:cstheme="minorHAnsi"/>
          <w:lang w:val="en-US"/>
        </w:rPr>
        <w:t xml:space="preserve"> learning </w:t>
      </w:r>
      <w:r w:rsidR="00BB37D0" w:rsidRPr="000F0452">
        <w:rPr>
          <w:rFonts w:cstheme="minorHAnsi"/>
          <w:lang w:val="en-US"/>
        </w:rPr>
        <w:t>experience</w:t>
      </w:r>
      <w:r w:rsidR="00366EE0" w:rsidRPr="000F0452">
        <w:rPr>
          <w:rFonts w:cstheme="minorHAnsi"/>
          <w:lang w:val="en-US"/>
        </w:rPr>
        <w:t>s</w:t>
      </w:r>
      <w:del w:id="4" w:author="Sunita Gnanamalar Arthur Selvaraj" w:date="2015-09-28T08:50:00Z">
        <w:r w:rsidR="000F0452" w:rsidRPr="000F0452" w:rsidDel="003B59D5">
          <w:rPr>
            <w:rFonts w:cstheme="minorHAnsi"/>
            <w:lang w:val="en-US"/>
          </w:rPr>
          <w:delText>,</w:delText>
        </w:r>
      </w:del>
      <w:ins w:id="5" w:author="Sunita Gnanamalar Arthur Selvaraj" w:date="2015-09-28T08:50:00Z">
        <w:r w:rsidR="003B59D5">
          <w:rPr>
            <w:rFonts w:cstheme="minorHAnsi"/>
            <w:lang w:val="en-US"/>
          </w:rPr>
          <w:t xml:space="preserve"> - </w:t>
        </w:r>
      </w:ins>
      <w:del w:id="6" w:author="Sunita Gnanamalar Arthur Selvaraj" w:date="2015-09-28T08:50:00Z">
        <w:r w:rsidR="00BB37D0" w:rsidRPr="000F0452" w:rsidDel="003B59D5">
          <w:rPr>
            <w:rFonts w:cstheme="minorHAnsi"/>
            <w:lang w:val="en-US"/>
          </w:rPr>
          <w:delText xml:space="preserve"> </w:delText>
        </w:r>
      </w:del>
      <w:r w:rsidR="0028263C" w:rsidRPr="000F0452">
        <w:rPr>
          <w:rFonts w:cstheme="minorHAnsi"/>
          <w:lang w:val="en-US"/>
        </w:rPr>
        <w:t xml:space="preserve">combining interactive intellectual endeavors with creative extra-curricular pursuits. Students actively </w:t>
      </w:r>
      <w:r w:rsidR="00ED35A7" w:rsidRPr="000F0452">
        <w:rPr>
          <w:rFonts w:cstheme="minorHAnsi"/>
          <w:lang w:val="en-US"/>
        </w:rPr>
        <w:t>participate</w:t>
      </w:r>
      <w:r w:rsidR="0028263C" w:rsidRPr="000F0452">
        <w:rPr>
          <w:rFonts w:cstheme="minorHAnsi"/>
          <w:lang w:val="en-US"/>
        </w:rPr>
        <w:t xml:space="preserve"> in </w:t>
      </w:r>
      <w:r w:rsidRPr="000F0452">
        <w:rPr>
          <w:rFonts w:cstheme="minorHAnsi"/>
          <w:lang w:val="en-US"/>
        </w:rPr>
        <w:t>community work, industry exposure, academic forums, leadership development,</w:t>
      </w:r>
      <w:ins w:id="7" w:author="Sunita Gnanamalar Arthur Selvaraj" w:date="2015-09-28T08:51:00Z">
        <w:r w:rsidR="003B59D5">
          <w:rPr>
            <w:rFonts w:cstheme="minorHAnsi"/>
            <w:lang w:val="en-US"/>
          </w:rPr>
          <w:t xml:space="preserve"> workshops,</w:t>
        </w:r>
      </w:ins>
      <w:r w:rsidRPr="000F0452">
        <w:rPr>
          <w:rFonts w:cstheme="minorHAnsi"/>
          <w:lang w:val="en-US"/>
        </w:rPr>
        <w:t xml:space="preserve"> sports and extra-curricular activities.</w:t>
      </w:r>
      <w:r w:rsidR="00CC260F" w:rsidRPr="000F0452">
        <w:rPr>
          <w:rFonts w:cstheme="minorHAnsi"/>
          <w:lang w:val="en-US"/>
        </w:rPr>
        <w:t xml:space="preserve"> </w:t>
      </w:r>
    </w:p>
    <w:p w14:paraId="20C2AC6F" w14:textId="77777777" w:rsidR="00311370" w:rsidRDefault="00311370" w:rsidP="00C779AA">
      <w:pPr>
        <w:autoSpaceDE w:val="0"/>
        <w:autoSpaceDN w:val="0"/>
        <w:adjustRightInd w:val="0"/>
        <w:spacing w:after="0" w:line="240" w:lineRule="auto"/>
        <w:rPr>
          <w:rFonts w:ascii="MyriadPro-Light" w:hAnsi="MyriadPro-Light" w:cs="MyriadPro-Light"/>
          <w:sz w:val="19"/>
          <w:szCs w:val="19"/>
          <w:lang w:val="en-US"/>
        </w:rPr>
      </w:pPr>
    </w:p>
    <w:p w14:paraId="20C2AC70" w14:textId="77777777" w:rsidR="00AA73B6" w:rsidRPr="00AA73B6" w:rsidRDefault="00AA73B6" w:rsidP="00AA73B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AA73B6">
        <w:rPr>
          <w:rFonts w:cstheme="minorHAnsi"/>
          <w:b/>
          <w:bCs/>
          <w:color w:val="000000"/>
        </w:rPr>
        <w:t xml:space="preserve">Intakes: </w:t>
      </w:r>
      <w:r w:rsidRPr="00AA73B6">
        <w:rPr>
          <w:rFonts w:cstheme="minorHAnsi"/>
          <w:color w:val="000000"/>
        </w:rPr>
        <w:t>January, March, June &amp; August</w:t>
      </w:r>
    </w:p>
    <w:p w14:paraId="20C2AC71" w14:textId="77777777" w:rsidR="00AA73B6" w:rsidRDefault="00AA73B6" w:rsidP="00C779AA">
      <w:pPr>
        <w:autoSpaceDE w:val="0"/>
        <w:autoSpaceDN w:val="0"/>
        <w:adjustRightInd w:val="0"/>
        <w:spacing w:after="0" w:line="240" w:lineRule="auto"/>
        <w:rPr>
          <w:rFonts w:ascii="MyriadPro-Light" w:hAnsi="MyriadPro-Light" w:cs="MyriadPro-Light"/>
          <w:sz w:val="19"/>
          <w:szCs w:val="19"/>
          <w:lang w:val="en-US"/>
        </w:rPr>
      </w:pPr>
    </w:p>
    <w:p w14:paraId="20C2AC72" w14:textId="77777777" w:rsidR="00AA73B6" w:rsidRPr="00AA73B6" w:rsidRDefault="00AA73B6" w:rsidP="00AA73B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i/>
          <w:iCs/>
          <w:color w:val="00B7F2"/>
        </w:rPr>
      </w:pPr>
      <w:r w:rsidRPr="00AA73B6">
        <w:rPr>
          <w:rFonts w:cstheme="minorHAnsi"/>
          <w:b/>
          <w:i/>
          <w:iCs/>
        </w:rPr>
        <w:t>Entry Requirements</w:t>
      </w:r>
    </w:p>
    <w:p w14:paraId="20C2AC73" w14:textId="77777777" w:rsidR="00AA73B6" w:rsidRPr="00AA73B6" w:rsidRDefault="00AA73B6" w:rsidP="00AA73B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iCs/>
          <w:color w:val="00B7F2"/>
        </w:rPr>
      </w:pPr>
    </w:p>
    <w:p w14:paraId="20C2AC74" w14:textId="77777777" w:rsidR="007A6534" w:rsidRPr="007A6534" w:rsidRDefault="007A6534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7A6534">
        <w:rPr>
          <w:rFonts w:cstheme="minorHAnsi"/>
          <w:b/>
          <w:bCs/>
        </w:rPr>
        <w:t>ADTP (Science / Engineering) — For Science, Engineering, Aviation, Computer Science or related majors</w:t>
      </w:r>
    </w:p>
    <w:p w14:paraId="20C2AC75" w14:textId="77777777" w:rsidR="007A6534" w:rsidRPr="007A6534" w:rsidRDefault="007A6534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7A6534">
        <w:rPr>
          <w:rFonts w:cstheme="minorHAnsi"/>
          <w:u w:val="single"/>
        </w:rPr>
        <w:t>SPM / O-Level</w:t>
      </w:r>
      <w:r w:rsidRPr="007A6534">
        <w:rPr>
          <w:rFonts w:cstheme="minorHAnsi"/>
        </w:rPr>
        <w:t>: Pass with minimum 5 credits (including English &amp; Mathematics or any Science subject)</w:t>
      </w:r>
    </w:p>
    <w:p w14:paraId="20C2AC76" w14:textId="77777777" w:rsidR="007A6534" w:rsidRPr="007A6534" w:rsidRDefault="007A6534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7A6534">
        <w:rPr>
          <w:rFonts w:cstheme="minorHAnsi"/>
          <w:u w:val="single"/>
        </w:rPr>
        <w:t>UEC</w:t>
      </w:r>
      <w:r w:rsidRPr="007A6534">
        <w:rPr>
          <w:rFonts w:cstheme="minorHAnsi"/>
        </w:rPr>
        <w:t>: Pass with minimum 5 Grade Bs (including English &amp; Mathematics or any Science subject)</w:t>
      </w:r>
    </w:p>
    <w:p w14:paraId="20C2AC77" w14:textId="392123A6" w:rsidR="007A6534" w:rsidRPr="007A6534" w:rsidRDefault="007A6534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7A6534">
        <w:rPr>
          <w:rFonts w:cstheme="minorHAnsi"/>
        </w:rPr>
        <w:t>Other Qualifications: Any other qualification</w:t>
      </w:r>
      <w:del w:id="8" w:author="Sunita Gnanamalar Arthur Selvaraj" w:date="2015-09-28T08:51:00Z">
        <w:r w:rsidRPr="007A6534" w:rsidDel="003B59D5">
          <w:rPr>
            <w:rFonts w:cstheme="minorHAnsi"/>
          </w:rPr>
          <w:delText>s</w:delText>
        </w:r>
      </w:del>
      <w:r w:rsidRPr="007A6534">
        <w:rPr>
          <w:rFonts w:cstheme="minorHAnsi"/>
        </w:rPr>
        <w:t xml:space="preserve"> will be considered on a case-to-case basis</w:t>
      </w:r>
    </w:p>
    <w:p w14:paraId="20C2AC78" w14:textId="77777777" w:rsidR="007A6534" w:rsidRPr="007A6534" w:rsidRDefault="007A6534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</w:p>
    <w:p w14:paraId="20C2AC79" w14:textId="77777777" w:rsidR="007A6534" w:rsidRPr="007A6534" w:rsidRDefault="007A6534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7A6534">
        <w:rPr>
          <w:rFonts w:cstheme="minorHAnsi"/>
          <w:b/>
          <w:bCs/>
        </w:rPr>
        <w:t>ADTP (Arts) — For Business, Communication, Liberal Arts or related majors</w:t>
      </w:r>
    </w:p>
    <w:p w14:paraId="20C2AC7A" w14:textId="77777777" w:rsidR="007A6534" w:rsidRPr="007A6534" w:rsidRDefault="007A6534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7A6534">
        <w:rPr>
          <w:rFonts w:cstheme="minorHAnsi"/>
          <w:u w:val="single"/>
        </w:rPr>
        <w:t>SPM / O-Level</w:t>
      </w:r>
      <w:r w:rsidRPr="007A6534">
        <w:rPr>
          <w:rFonts w:cstheme="minorHAnsi"/>
        </w:rPr>
        <w:t>: Pass with minimum 5 credits (including English)</w:t>
      </w:r>
    </w:p>
    <w:p w14:paraId="20C2AC7B" w14:textId="77777777" w:rsidR="007A6534" w:rsidRPr="007A6534" w:rsidRDefault="007A6534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7A6534">
        <w:rPr>
          <w:rFonts w:cstheme="minorHAnsi"/>
          <w:u w:val="single"/>
        </w:rPr>
        <w:t>UEC</w:t>
      </w:r>
      <w:r w:rsidRPr="007A6534">
        <w:rPr>
          <w:rFonts w:cstheme="minorHAnsi"/>
        </w:rPr>
        <w:t>: Pass with minimum 5 Grade Bs (including English)</w:t>
      </w:r>
    </w:p>
    <w:p w14:paraId="20C2AC7C" w14:textId="47615A37" w:rsidR="007A6534" w:rsidRPr="007A6534" w:rsidRDefault="007A6534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7A6534">
        <w:rPr>
          <w:rFonts w:cstheme="minorHAnsi"/>
        </w:rPr>
        <w:t>Other Qualifications: Any other qualification</w:t>
      </w:r>
      <w:del w:id="9" w:author="Sunita Gnanamalar Arthur Selvaraj" w:date="2015-09-28T08:51:00Z">
        <w:r w:rsidRPr="007A6534" w:rsidDel="003B59D5">
          <w:rPr>
            <w:rFonts w:cstheme="minorHAnsi"/>
          </w:rPr>
          <w:delText>s</w:delText>
        </w:r>
      </w:del>
      <w:r w:rsidRPr="007A6534">
        <w:rPr>
          <w:rFonts w:cstheme="minorHAnsi"/>
        </w:rPr>
        <w:t xml:space="preserve"> will be considered on a case-to-case basis</w:t>
      </w:r>
    </w:p>
    <w:p w14:paraId="20C2AC7D" w14:textId="77777777" w:rsidR="007A6534" w:rsidRDefault="007A6534" w:rsidP="007A65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0C2AC7E" w14:textId="77777777" w:rsidR="007A6534" w:rsidRPr="007A6534" w:rsidRDefault="007A6534" w:rsidP="007A65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7A6534">
        <w:rPr>
          <w:rFonts w:cstheme="minorHAnsi"/>
          <w:b/>
          <w:bCs/>
        </w:rPr>
        <w:t>English Language Requirements:</w:t>
      </w:r>
    </w:p>
    <w:p w14:paraId="20C2AC7F" w14:textId="77777777" w:rsidR="007A6534" w:rsidRPr="007A6534" w:rsidRDefault="007A6534" w:rsidP="007A653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A6534">
        <w:rPr>
          <w:rFonts w:cstheme="minorHAnsi"/>
        </w:rPr>
        <w:t>IEP: Level 4</w:t>
      </w:r>
    </w:p>
    <w:p w14:paraId="20C2AC80" w14:textId="77777777" w:rsidR="007A6534" w:rsidRPr="007A6534" w:rsidRDefault="007A6534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</w:rPr>
      </w:pPr>
      <w:r w:rsidRPr="007A6534">
        <w:rPr>
          <w:rFonts w:cstheme="minorHAnsi"/>
        </w:rPr>
        <w:t>Cambridge English (First): 50 and above</w:t>
      </w:r>
    </w:p>
    <w:p w14:paraId="20C2AC81" w14:textId="77777777" w:rsidR="00AA73B6" w:rsidRDefault="00AA73B6" w:rsidP="007A653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</w:rPr>
      </w:pPr>
    </w:p>
    <w:p w14:paraId="20C2AC82" w14:textId="77777777" w:rsidR="00AA73B6" w:rsidRPr="00AA73B6" w:rsidRDefault="00AA73B6" w:rsidP="00AA73B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</w:rPr>
      </w:pPr>
      <w:r>
        <w:rPr>
          <w:rFonts w:cstheme="minorHAnsi"/>
          <w:b/>
          <w:bCs/>
          <w:color w:val="000000"/>
        </w:rPr>
        <w:t>Education Pathway</w:t>
      </w:r>
    </w:p>
    <w:p w14:paraId="20C2AC83" w14:textId="77777777" w:rsidR="00AA73B6" w:rsidRPr="00AA73B6" w:rsidRDefault="00AA73B6" w:rsidP="00AA73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  <w:r w:rsidRPr="00AA73B6">
        <w:rPr>
          <w:rFonts w:cstheme="minorHAnsi"/>
          <w:noProof/>
          <w:lang w:val="en-MY" w:eastAsia="en-MY"/>
        </w:rPr>
        <w:drawing>
          <wp:inline distT="0" distB="0" distL="0" distR="0" wp14:anchorId="20C2AFCF" wp14:editId="20C2AFD0">
            <wp:extent cx="2686050" cy="26723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7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AC84" w14:textId="77777777" w:rsidR="00311370" w:rsidRPr="000F0452" w:rsidRDefault="00311370" w:rsidP="00311370">
      <w:pPr>
        <w:spacing w:after="0"/>
        <w:jc w:val="both"/>
        <w:rPr>
          <w:rFonts w:cstheme="minorHAnsi"/>
          <w:b/>
          <w:lang w:val="en-US"/>
        </w:rPr>
      </w:pPr>
      <w:r w:rsidRPr="000F0452">
        <w:rPr>
          <w:rFonts w:cstheme="minorHAnsi"/>
          <w:b/>
          <w:lang w:val="en-US"/>
        </w:rPr>
        <w:lastRenderedPageBreak/>
        <w:t xml:space="preserve">A Flexible Credit Transfer System </w:t>
      </w:r>
    </w:p>
    <w:p w14:paraId="20C2AC85" w14:textId="371F92BB" w:rsidR="007732B3" w:rsidRPr="000F0452" w:rsidRDefault="00C7636F" w:rsidP="008C6D43">
      <w:pPr>
        <w:spacing w:after="0" w:line="240" w:lineRule="auto"/>
        <w:jc w:val="both"/>
        <w:rPr>
          <w:rFonts w:cstheme="minorHAnsi"/>
          <w:lang w:val="en-US"/>
        </w:rPr>
      </w:pPr>
      <w:r w:rsidRPr="000F0452">
        <w:rPr>
          <w:rFonts w:cstheme="minorHAnsi"/>
          <w:lang w:val="en-US"/>
        </w:rPr>
        <w:t xml:space="preserve">One of the key strengths of studying in ADTP is </w:t>
      </w:r>
      <w:r w:rsidR="000F0452" w:rsidRPr="000F0452">
        <w:rPr>
          <w:rFonts w:cstheme="minorHAnsi"/>
          <w:lang w:val="en-US"/>
        </w:rPr>
        <w:t xml:space="preserve">that </w:t>
      </w:r>
      <w:r w:rsidR="007732B3" w:rsidRPr="000F0452">
        <w:rPr>
          <w:rFonts w:cstheme="minorHAnsi"/>
          <w:lang w:val="en-US"/>
        </w:rPr>
        <w:t xml:space="preserve">students can </w:t>
      </w:r>
      <w:r w:rsidR="007732B3" w:rsidRPr="000F0452">
        <w:rPr>
          <w:rFonts w:eastAsia="Times New Roman" w:cstheme="minorHAnsi"/>
          <w:lang w:val="en-US" w:eastAsia="en-GB"/>
        </w:rPr>
        <w:t>customize their education pathways by choosing one of Sunway University’s transfer arrangements of 1+</w:t>
      </w:r>
      <w:r w:rsidR="008435D8" w:rsidRPr="000F0452">
        <w:rPr>
          <w:rFonts w:eastAsia="Times New Roman" w:cstheme="minorHAnsi"/>
          <w:lang w:val="en-US" w:eastAsia="en-GB"/>
        </w:rPr>
        <w:t>3</w:t>
      </w:r>
      <w:r w:rsidR="0045399F">
        <w:rPr>
          <w:rFonts w:eastAsia="Times New Roman" w:cstheme="minorHAnsi"/>
          <w:lang w:val="en-US" w:eastAsia="en-GB"/>
        </w:rPr>
        <w:t xml:space="preserve">, </w:t>
      </w:r>
      <w:r w:rsidR="007732B3" w:rsidRPr="000F0452">
        <w:rPr>
          <w:rFonts w:eastAsia="Times New Roman" w:cstheme="minorHAnsi"/>
          <w:lang w:val="en-US" w:eastAsia="en-GB"/>
        </w:rPr>
        <w:t>2+2</w:t>
      </w:r>
      <w:r w:rsidR="0045399F">
        <w:rPr>
          <w:rFonts w:eastAsia="Times New Roman" w:cstheme="minorHAnsi"/>
          <w:lang w:val="en-US" w:eastAsia="en-GB"/>
        </w:rPr>
        <w:t xml:space="preserve"> or 3+1*</w:t>
      </w:r>
      <w:r w:rsidR="00BF6B06" w:rsidRPr="000F0452">
        <w:rPr>
          <w:rFonts w:eastAsia="Times New Roman" w:cstheme="minorHAnsi"/>
          <w:lang w:val="en-US" w:eastAsia="en-GB"/>
        </w:rPr>
        <w:t xml:space="preserve"> years</w:t>
      </w:r>
      <w:r w:rsidR="007732B3" w:rsidRPr="000F0452">
        <w:rPr>
          <w:rFonts w:eastAsia="Times New Roman" w:cstheme="minorHAnsi"/>
          <w:lang w:val="en-US" w:eastAsia="en-GB"/>
        </w:rPr>
        <w:t xml:space="preserve">. Students are able to </w:t>
      </w:r>
      <w:r w:rsidR="007732B3" w:rsidRPr="000F0452">
        <w:rPr>
          <w:rFonts w:cstheme="minorHAnsi"/>
          <w:lang w:val="en-US"/>
        </w:rPr>
        <w:t xml:space="preserve">transfer their credits to </w:t>
      </w:r>
      <w:del w:id="10" w:author="Sunita Gnanamalar Arthur Selvaraj" w:date="2015-09-28T08:51:00Z">
        <w:r w:rsidR="000F0452" w:rsidRPr="000F0452" w:rsidDel="003B59D5">
          <w:rPr>
            <w:rFonts w:cstheme="minorHAnsi"/>
            <w:lang w:val="en-US"/>
          </w:rPr>
          <w:delText xml:space="preserve">the </w:delText>
        </w:r>
      </w:del>
      <w:ins w:id="11" w:author="Sunita Gnanamalar Arthur Selvaraj" w:date="2015-09-28T08:51:00Z">
        <w:r w:rsidR="003B59D5">
          <w:rPr>
            <w:rFonts w:cstheme="minorHAnsi"/>
            <w:lang w:val="en-US"/>
          </w:rPr>
          <w:t xml:space="preserve"> a </w:t>
        </w:r>
      </w:ins>
      <w:r w:rsidR="000F0452" w:rsidRPr="000F0452">
        <w:rPr>
          <w:rFonts w:cstheme="minorHAnsi"/>
          <w:lang w:val="en-US"/>
        </w:rPr>
        <w:t>university of their c</w:t>
      </w:r>
      <w:r w:rsidRPr="000F0452">
        <w:rPr>
          <w:rFonts w:cstheme="minorHAnsi"/>
          <w:lang w:val="en-US"/>
        </w:rPr>
        <w:t xml:space="preserve">hoice </w:t>
      </w:r>
      <w:r w:rsidR="007732B3" w:rsidRPr="000F0452">
        <w:rPr>
          <w:rFonts w:cstheme="minorHAnsi"/>
          <w:lang w:val="en-US"/>
        </w:rPr>
        <w:t>where they will specialize in their chosen field.</w:t>
      </w:r>
    </w:p>
    <w:p w14:paraId="20C2AC86" w14:textId="77777777" w:rsidR="008C6D43" w:rsidRDefault="008C6D43" w:rsidP="008C6D43">
      <w:pPr>
        <w:spacing w:after="0" w:line="240" w:lineRule="auto"/>
        <w:jc w:val="both"/>
        <w:rPr>
          <w:rFonts w:cstheme="minorHAnsi"/>
          <w:lang w:val="en-US"/>
        </w:rPr>
      </w:pPr>
    </w:p>
    <w:p w14:paraId="20C2AC87" w14:textId="77777777" w:rsidR="0045399F" w:rsidRPr="000F0452" w:rsidRDefault="0045399F" w:rsidP="008C6D43">
      <w:pPr>
        <w:spacing w:after="0" w:line="240" w:lineRule="auto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*coming soon in 2016</w:t>
      </w:r>
    </w:p>
    <w:p w14:paraId="20C2AC88" w14:textId="77777777" w:rsidR="003E528F" w:rsidRPr="000F0452" w:rsidRDefault="003E528F" w:rsidP="007732B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</w:p>
    <w:p w14:paraId="20C2AC89" w14:textId="77777777" w:rsidR="00ED35A7" w:rsidRPr="000F0452" w:rsidRDefault="00ED35A7" w:rsidP="000F0452">
      <w:pPr>
        <w:tabs>
          <w:tab w:val="left" w:pos="4050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lang w:val="en-US"/>
        </w:rPr>
      </w:pPr>
      <w:r w:rsidRPr="000F0452">
        <w:rPr>
          <w:rFonts w:cstheme="minorHAnsi"/>
          <w:b/>
          <w:lang w:val="en-US"/>
        </w:rPr>
        <w:t>A Global World-Class Transfer Degree</w:t>
      </w:r>
      <w:r w:rsidR="000F0452" w:rsidRPr="000F0452">
        <w:rPr>
          <w:rFonts w:cstheme="minorHAnsi"/>
          <w:b/>
          <w:lang w:val="en-US"/>
        </w:rPr>
        <w:tab/>
      </w:r>
    </w:p>
    <w:p w14:paraId="20C2AC8A" w14:textId="0AFC406F" w:rsidR="00ED35A7" w:rsidRPr="000F0452" w:rsidRDefault="00ED35A7" w:rsidP="00ED35A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  <w:del w:id="12" w:author="Sunita Gnanamalar Arthur Selvaraj" w:date="2015-09-28T08:52:00Z">
        <w:r w:rsidRPr="000F0452" w:rsidDel="003B59D5">
          <w:rPr>
            <w:rFonts w:cstheme="minorHAnsi"/>
            <w:lang w:val="en-US"/>
          </w:rPr>
          <w:delText xml:space="preserve">Sunway’s ADTP has an impressive record </w:delText>
        </w:r>
      </w:del>
      <w:r w:rsidR="00984BA4" w:rsidRPr="007240CD">
        <w:rPr>
          <w:rFonts w:cstheme="minorHAnsi"/>
        </w:rPr>
        <w:t xml:space="preserve">Sunway’s ADTP has an impressive record </w:t>
      </w:r>
      <w:r w:rsidR="00984BA4">
        <w:rPr>
          <w:rFonts w:cstheme="minorHAnsi"/>
        </w:rPr>
        <w:t xml:space="preserve">as </w:t>
      </w:r>
      <w:r w:rsidR="00984BA4" w:rsidRPr="007240CD">
        <w:rPr>
          <w:rFonts w:cstheme="minorHAnsi"/>
          <w:b/>
        </w:rPr>
        <w:t>over</w:t>
      </w:r>
      <w:r w:rsidR="00984BA4">
        <w:rPr>
          <w:rFonts w:cstheme="minorHAnsi"/>
        </w:rPr>
        <w:t xml:space="preserve"> </w:t>
      </w:r>
      <w:r w:rsidR="00984BA4" w:rsidRPr="007240CD">
        <w:rPr>
          <w:rFonts w:cstheme="minorHAnsi"/>
          <w:b/>
        </w:rPr>
        <w:t>80% of students t</w:t>
      </w:r>
      <w:r w:rsidR="00984BA4" w:rsidRPr="007240CD">
        <w:rPr>
          <w:b/>
          <w:bCs/>
        </w:rPr>
        <w:t xml:space="preserve">ransferred to </w:t>
      </w:r>
      <w:del w:id="13" w:author="Tze Ying" w:date="2015-10-01T12:09:00Z">
        <w:r w:rsidR="00984BA4" w:rsidRPr="007240CD" w:rsidDel="005E3303">
          <w:rPr>
            <w:b/>
            <w:bCs/>
          </w:rPr>
          <w:delText>US</w:delText>
        </w:r>
      </w:del>
      <w:ins w:id="14" w:author="Tze Ying" w:date="2015-10-01T12:09:00Z">
        <w:r w:rsidR="005E3303">
          <w:rPr>
            <w:b/>
            <w:bCs/>
          </w:rPr>
          <w:t>U.S.</w:t>
        </w:r>
      </w:ins>
      <w:r w:rsidR="00984BA4" w:rsidRPr="007240CD">
        <w:rPr>
          <w:b/>
          <w:bCs/>
        </w:rPr>
        <w:t xml:space="preserve"> </w:t>
      </w:r>
      <w:r w:rsidR="00984BA4">
        <w:rPr>
          <w:b/>
          <w:bCs/>
        </w:rPr>
        <w:t>are in</w:t>
      </w:r>
      <w:ins w:id="15" w:author="Sunita Gnanamalar Arthur Selvaraj" w:date="2015-09-28T08:52:00Z">
        <w:r w:rsidR="003B59D5">
          <w:rPr>
            <w:b/>
            <w:bCs/>
          </w:rPr>
          <w:t xml:space="preserve"> the</w:t>
        </w:r>
      </w:ins>
      <w:r w:rsidR="00984BA4" w:rsidRPr="007240CD">
        <w:rPr>
          <w:b/>
          <w:bCs/>
        </w:rPr>
        <w:t xml:space="preserve"> Tier 1 Universities.</w:t>
      </w:r>
      <w:r w:rsidR="007240CD" w:rsidRPr="000F0452">
        <w:rPr>
          <w:b/>
          <w:bCs/>
          <w:lang w:val="en-US"/>
        </w:rPr>
        <w:t xml:space="preserve"> </w:t>
      </w:r>
      <w:r w:rsidRPr="000F0452">
        <w:rPr>
          <w:rFonts w:cstheme="minorHAnsi"/>
          <w:lang w:val="en-US"/>
        </w:rPr>
        <w:t xml:space="preserve">Students have successfully transferred to renowned universities in the </w:t>
      </w:r>
      <w:del w:id="16" w:author="Tze Ying" w:date="2015-10-01T12:09:00Z">
        <w:r w:rsidRPr="000F0452" w:rsidDel="005E3303">
          <w:rPr>
            <w:rFonts w:cstheme="minorHAnsi"/>
            <w:lang w:val="en-US"/>
          </w:rPr>
          <w:delText>US</w:delText>
        </w:r>
      </w:del>
      <w:ins w:id="17" w:author="Tze Ying" w:date="2015-10-01T12:09:00Z">
        <w:r w:rsidR="005E3303">
          <w:rPr>
            <w:rFonts w:cstheme="minorHAnsi"/>
            <w:lang w:val="en-US"/>
          </w:rPr>
          <w:t>U.S.</w:t>
        </w:r>
      </w:ins>
      <w:r w:rsidRPr="000F0452">
        <w:rPr>
          <w:rFonts w:cstheme="minorHAnsi"/>
          <w:lang w:val="en-US"/>
        </w:rPr>
        <w:t xml:space="preserve"> including Cornell University, New York University, University of Michigan – Ann Arbor, Boston University, and many more. The flexibility of </w:t>
      </w:r>
      <w:r w:rsidR="000F0452">
        <w:rPr>
          <w:rFonts w:cstheme="minorHAnsi"/>
          <w:lang w:val="en-US"/>
        </w:rPr>
        <w:t xml:space="preserve">this </w:t>
      </w:r>
      <w:r w:rsidRPr="000F0452">
        <w:rPr>
          <w:rFonts w:cstheme="minorHAnsi"/>
          <w:lang w:val="en-US"/>
        </w:rPr>
        <w:t xml:space="preserve">program also allows students to transfer to universities in Canada, </w:t>
      </w:r>
      <w:del w:id="18" w:author="Tze Ying" w:date="2015-10-01T12:11:00Z">
        <w:r w:rsidRPr="000F0452" w:rsidDel="005E3303">
          <w:rPr>
            <w:rFonts w:cstheme="minorHAnsi"/>
            <w:lang w:val="en-US"/>
          </w:rPr>
          <w:delText xml:space="preserve">Europe, </w:delText>
        </w:r>
      </w:del>
      <w:r w:rsidRPr="000F0452">
        <w:rPr>
          <w:rFonts w:cstheme="minorHAnsi"/>
          <w:lang w:val="en-US"/>
        </w:rPr>
        <w:t xml:space="preserve">the UK, New Zealand and Australia. </w:t>
      </w:r>
    </w:p>
    <w:p w14:paraId="20C2AC8B" w14:textId="77777777" w:rsidR="00ED35A7" w:rsidRPr="000F0452" w:rsidRDefault="00ED35A7" w:rsidP="00ED35A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</w:p>
    <w:p w14:paraId="20C2AC8C" w14:textId="77777777" w:rsidR="00ED35A7" w:rsidRPr="000F0452" w:rsidRDefault="00ED35A7" w:rsidP="00ED35A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</w:p>
    <w:p w14:paraId="20C2AC8D" w14:textId="77777777" w:rsidR="006B2D24" w:rsidRPr="000F0452" w:rsidRDefault="006B2D24" w:rsidP="006B2D24">
      <w:pPr>
        <w:autoSpaceDE w:val="0"/>
        <w:autoSpaceDN w:val="0"/>
        <w:spacing w:after="0" w:line="240" w:lineRule="auto"/>
        <w:rPr>
          <w:rFonts w:cstheme="minorHAnsi"/>
          <w:b/>
          <w:lang w:val="en-US"/>
        </w:rPr>
      </w:pPr>
      <w:r w:rsidRPr="000F0452">
        <w:rPr>
          <w:rFonts w:eastAsia="Times New Roman" w:cstheme="minorHAnsi"/>
          <w:b/>
          <w:bCs/>
          <w:lang w:val="en-US" w:eastAsia="en-GB"/>
        </w:rPr>
        <w:t xml:space="preserve">Selection of over </w:t>
      </w:r>
      <w:r w:rsidRPr="000F0452">
        <w:rPr>
          <w:rFonts w:cstheme="minorHAnsi"/>
          <w:b/>
          <w:lang w:val="en-US"/>
        </w:rPr>
        <w:t>1,000 majors</w:t>
      </w:r>
    </w:p>
    <w:p w14:paraId="20C2AC8E" w14:textId="37EF7C7E" w:rsidR="006B2D24" w:rsidRPr="000F0452" w:rsidRDefault="006B2D24" w:rsidP="006B2D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  <w:r w:rsidRPr="000F0452">
        <w:rPr>
          <w:rFonts w:cstheme="minorHAnsi"/>
          <w:lang w:val="en-US"/>
        </w:rPr>
        <w:t>With over 1</w:t>
      </w:r>
      <w:r w:rsidR="000F0452">
        <w:rPr>
          <w:rFonts w:cstheme="minorHAnsi"/>
          <w:lang w:val="en-US"/>
        </w:rPr>
        <w:t>,</w:t>
      </w:r>
      <w:r w:rsidRPr="000F0452">
        <w:rPr>
          <w:rFonts w:cstheme="minorHAnsi"/>
          <w:lang w:val="en-US"/>
        </w:rPr>
        <w:t xml:space="preserve">000 majors available in the </w:t>
      </w:r>
      <w:del w:id="19" w:author="Tze Ying" w:date="2015-10-01T12:09:00Z">
        <w:r w:rsidRPr="000F0452" w:rsidDel="005E3303">
          <w:rPr>
            <w:rFonts w:cstheme="minorHAnsi"/>
            <w:lang w:val="en-US"/>
          </w:rPr>
          <w:delText>US</w:delText>
        </w:r>
      </w:del>
      <w:ins w:id="20" w:author="Tze Ying" w:date="2015-10-01T12:09:00Z">
        <w:r w:rsidR="005E3303">
          <w:rPr>
            <w:rFonts w:cstheme="minorHAnsi"/>
            <w:lang w:val="en-US"/>
          </w:rPr>
          <w:t>U.S.</w:t>
        </w:r>
      </w:ins>
      <w:r w:rsidRPr="000F0452">
        <w:rPr>
          <w:rFonts w:cstheme="minorHAnsi"/>
          <w:lang w:val="en-US"/>
        </w:rPr>
        <w:t>, students can choose from a diverse range of study option</w:t>
      </w:r>
      <w:r w:rsidR="000F0452">
        <w:rPr>
          <w:rFonts w:cstheme="minorHAnsi"/>
          <w:lang w:val="en-US"/>
        </w:rPr>
        <w:t>s</w:t>
      </w:r>
      <w:r w:rsidRPr="000F0452">
        <w:rPr>
          <w:rFonts w:cstheme="minorHAnsi"/>
          <w:lang w:val="en-US"/>
        </w:rPr>
        <w:t xml:space="preserve">:  </w:t>
      </w:r>
    </w:p>
    <w:p w14:paraId="20C2AC8F" w14:textId="77777777" w:rsidR="006B2D24" w:rsidRPr="000F0452" w:rsidRDefault="006B2D24" w:rsidP="006B2D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  <w:r w:rsidRPr="000F0452">
        <w:rPr>
          <w:rFonts w:cstheme="minorHAnsi"/>
          <w:lang w:val="en-US"/>
        </w:rPr>
        <w:t xml:space="preserve">Engineering · Aviation · Business · Psychology · Communication · Geology · Forensic Science · Actuarial Science · Architecture · Sciences · History · Sociology · Political Science · Theatre Performance and more. </w:t>
      </w:r>
    </w:p>
    <w:p w14:paraId="20C2AC90" w14:textId="77777777" w:rsidR="006B2D24" w:rsidRPr="000F0452" w:rsidRDefault="006B2D24" w:rsidP="006B2D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</w:p>
    <w:p w14:paraId="20C2AC91" w14:textId="77777777" w:rsidR="007C19E0" w:rsidRPr="000F0452" w:rsidRDefault="00D42888" w:rsidP="006B2D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  <w:lang w:val="en-US"/>
        </w:rPr>
      </w:pPr>
      <w:r w:rsidRPr="000F0452">
        <w:rPr>
          <w:rFonts w:cstheme="minorHAnsi"/>
          <w:b/>
          <w:sz w:val="24"/>
          <w:szCs w:val="24"/>
          <w:lang w:val="en-US"/>
        </w:rPr>
        <w:t>Excellent Student Support Services</w:t>
      </w:r>
    </w:p>
    <w:p w14:paraId="20C2AC92" w14:textId="77777777" w:rsidR="00D42888" w:rsidRPr="000F0452" w:rsidRDefault="00D42888" w:rsidP="006B2D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lang w:val="en-US"/>
        </w:rPr>
      </w:pPr>
    </w:p>
    <w:p w14:paraId="20C2AC93" w14:textId="77777777" w:rsidR="00D42888" w:rsidRPr="000F0452" w:rsidRDefault="00D42888" w:rsidP="006B2D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lang w:val="en-US"/>
        </w:rPr>
      </w:pPr>
      <w:r w:rsidRPr="000F0452">
        <w:rPr>
          <w:rFonts w:cstheme="minorHAnsi"/>
          <w:b/>
          <w:lang w:val="en-US"/>
        </w:rPr>
        <w:t>Mentor</w:t>
      </w:r>
      <w:r w:rsidR="000F0452">
        <w:rPr>
          <w:rFonts w:cstheme="minorHAnsi"/>
          <w:b/>
          <w:lang w:val="en-US"/>
        </w:rPr>
        <w:t>-</w:t>
      </w:r>
      <w:r w:rsidRPr="000F0452">
        <w:rPr>
          <w:rFonts w:cstheme="minorHAnsi"/>
          <w:b/>
          <w:lang w:val="en-US"/>
        </w:rPr>
        <w:t>Mentee Program</w:t>
      </w:r>
    </w:p>
    <w:p w14:paraId="20C2AC94" w14:textId="77777777" w:rsidR="00CC260F" w:rsidRPr="000F0452" w:rsidRDefault="00CC260F" w:rsidP="00CC260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  <w:r w:rsidRPr="000F0452">
        <w:rPr>
          <w:rFonts w:cstheme="minorHAnsi"/>
          <w:lang w:val="en-US"/>
        </w:rPr>
        <w:t>Our dedicated and qualified faculty offer</w:t>
      </w:r>
      <w:r w:rsidR="000F0452">
        <w:rPr>
          <w:rFonts w:cstheme="minorHAnsi"/>
          <w:lang w:val="en-US"/>
        </w:rPr>
        <w:t>s</w:t>
      </w:r>
      <w:r w:rsidRPr="000F0452">
        <w:rPr>
          <w:rFonts w:cstheme="minorHAnsi"/>
          <w:lang w:val="en-US"/>
        </w:rPr>
        <w:t xml:space="preserve"> personal attention, mentoring and </w:t>
      </w:r>
      <w:r w:rsidR="000F0452">
        <w:rPr>
          <w:rFonts w:cstheme="minorHAnsi"/>
          <w:lang w:val="en-US"/>
        </w:rPr>
        <w:t>guidance</w:t>
      </w:r>
      <w:r w:rsidRPr="000F0452">
        <w:rPr>
          <w:rFonts w:cstheme="minorHAnsi"/>
          <w:lang w:val="en-US"/>
        </w:rPr>
        <w:t xml:space="preserve">. Each student is assigned to an Academic Advisor who </w:t>
      </w:r>
      <w:r w:rsidR="00F0208A" w:rsidRPr="000F0452">
        <w:rPr>
          <w:rFonts w:cstheme="minorHAnsi"/>
          <w:lang w:val="en-US"/>
        </w:rPr>
        <w:t>provides</w:t>
      </w:r>
      <w:r w:rsidRPr="000F0452">
        <w:rPr>
          <w:rFonts w:cstheme="minorHAnsi"/>
          <w:lang w:val="en-US"/>
        </w:rPr>
        <w:t xml:space="preserve"> academic guidance and </w:t>
      </w:r>
      <w:r w:rsidR="0057012B" w:rsidRPr="000F0452">
        <w:rPr>
          <w:rFonts w:cstheme="minorHAnsi"/>
          <w:lang w:val="en-US"/>
        </w:rPr>
        <w:t>keep close tabs on</w:t>
      </w:r>
      <w:r w:rsidRPr="000F0452">
        <w:rPr>
          <w:rFonts w:cstheme="minorHAnsi"/>
          <w:lang w:val="en-US"/>
        </w:rPr>
        <w:t xml:space="preserve"> the student’s progress. Students can count on a </w:t>
      </w:r>
      <w:r w:rsidR="00112FA3" w:rsidRPr="000F0452">
        <w:rPr>
          <w:rFonts w:cstheme="minorHAnsi"/>
          <w:lang w:val="en-US"/>
        </w:rPr>
        <w:t xml:space="preserve">high standard of education </w:t>
      </w:r>
      <w:r w:rsidRPr="000F0452">
        <w:rPr>
          <w:rFonts w:cstheme="minorHAnsi"/>
          <w:lang w:val="en-US"/>
        </w:rPr>
        <w:t xml:space="preserve">because of our small class sizes and </w:t>
      </w:r>
      <w:r w:rsidR="005517C2" w:rsidRPr="000F0452">
        <w:rPr>
          <w:rFonts w:cstheme="minorHAnsi"/>
          <w:lang w:val="en-US"/>
        </w:rPr>
        <w:t xml:space="preserve">highly </w:t>
      </w:r>
      <w:r w:rsidRPr="000F0452">
        <w:rPr>
          <w:rFonts w:cstheme="minorHAnsi"/>
          <w:lang w:val="en-US"/>
        </w:rPr>
        <w:t xml:space="preserve">supportive faculty who </w:t>
      </w:r>
      <w:r w:rsidR="006A2069" w:rsidRPr="000F0452">
        <w:rPr>
          <w:rFonts w:cstheme="minorHAnsi"/>
          <w:lang w:val="en-US"/>
        </w:rPr>
        <w:t xml:space="preserve">has the passion </w:t>
      </w:r>
      <w:r w:rsidR="00112FA3" w:rsidRPr="000F0452">
        <w:rPr>
          <w:rFonts w:cstheme="minorHAnsi"/>
          <w:lang w:val="en-US"/>
        </w:rPr>
        <w:t>to</w:t>
      </w:r>
      <w:r w:rsidR="006A2069" w:rsidRPr="000F0452">
        <w:rPr>
          <w:rFonts w:cstheme="minorHAnsi"/>
          <w:lang w:val="en-US"/>
        </w:rPr>
        <w:t xml:space="preserve"> </w:t>
      </w:r>
      <w:r w:rsidRPr="000F0452">
        <w:rPr>
          <w:rFonts w:cstheme="minorHAnsi"/>
          <w:lang w:val="en-US"/>
        </w:rPr>
        <w:t xml:space="preserve">teach and care about </w:t>
      </w:r>
      <w:r w:rsidR="006A2069" w:rsidRPr="000F0452">
        <w:rPr>
          <w:rFonts w:cstheme="minorHAnsi"/>
          <w:lang w:val="en-US"/>
        </w:rPr>
        <w:t>the future of their students.</w:t>
      </w:r>
    </w:p>
    <w:p w14:paraId="20C2AC95" w14:textId="77777777" w:rsidR="00F4745D" w:rsidRPr="000F0452" w:rsidRDefault="00F4745D" w:rsidP="00CC260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</w:p>
    <w:p w14:paraId="20C2AC96" w14:textId="77777777" w:rsidR="00484765" w:rsidRPr="000F0452" w:rsidRDefault="00484765" w:rsidP="006B2D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lang w:val="en-US"/>
        </w:rPr>
      </w:pPr>
    </w:p>
    <w:p w14:paraId="20C2AC97" w14:textId="77777777" w:rsidR="006B2D24" w:rsidRPr="000F0452" w:rsidRDefault="00D42888" w:rsidP="006B2D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lang w:val="en-US"/>
        </w:rPr>
      </w:pPr>
      <w:r w:rsidRPr="000F0452">
        <w:rPr>
          <w:rFonts w:cstheme="minorHAnsi"/>
          <w:b/>
          <w:lang w:val="en-US"/>
        </w:rPr>
        <w:t xml:space="preserve">Dedicated </w:t>
      </w:r>
      <w:r w:rsidR="006B2D24" w:rsidRPr="000F0452">
        <w:rPr>
          <w:rFonts w:cstheme="minorHAnsi"/>
          <w:b/>
          <w:lang w:val="en-US"/>
        </w:rPr>
        <w:t>University Guidance Services</w:t>
      </w:r>
    </w:p>
    <w:p w14:paraId="20C2AC98" w14:textId="7987AD62" w:rsidR="007C19E0" w:rsidRPr="000F0452" w:rsidRDefault="006B2D24" w:rsidP="007C19E0">
      <w:pPr>
        <w:autoSpaceDE w:val="0"/>
        <w:autoSpaceDN w:val="0"/>
        <w:jc w:val="both"/>
        <w:rPr>
          <w:rFonts w:cstheme="minorHAnsi"/>
          <w:lang w:val="en-US"/>
        </w:rPr>
      </w:pPr>
      <w:r w:rsidRPr="000F0452">
        <w:rPr>
          <w:rFonts w:cstheme="minorHAnsi"/>
          <w:lang w:val="en-US" w:eastAsia="en-GB"/>
        </w:rPr>
        <w:t xml:space="preserve">Students get </w:t>
      </w:r>
      <w:r w:rsidRPr="000F0452">
        <w:rPr>
          <w:rFonts w:cstheme="minorHAnsi"/>
          <w:lang w:val="en-US"/>
        </w:rPr>
        <w:t xml:space="preserve">personalized guidance from our </w:t>
      </w:r>
      <w:del w:id="21" w:author="Tze Ying" w:date="2015-10-01T12:09:00Z">
        <w:r w:rsidRPr="000F0452" w:rsidDel="005E3303">
          <w:rPr>
            <w:rFonts w:cstheme="minorHAnsi"/>
            <w:lang w:val="en-US"/>
          </w:rPr>
          <w:delText>US</w:delText>
        </w:r>
      </w:del>
      <w:ins w:id="22" w:author="Tze Ying" w:date="2015-10-01T12:09:00Z">
        <w:r w:rsidR="005E3303">
          <w:rPr>
            <w:rFonts w:cstheme="minorHAnsi"/>
            <w:lang w:val="en-US"/>
          </w:rPr>
          <w:t>U.S.</w:t>
        </w:r>
      </w:ins>
      <w:r w:rsidRPr="000F0452">
        <w:rPr>
          <w:rFonts w:cstheme="minorHAnsi"/>
          <w:lang w:val="en-US"/>
        </w:rPr>
        <w:t xml:space="preserve">-trained placement expert </w:t>
      </w:r>
      <w:r w:rsidR="007C19E0" w:rsidRPr="000F0452">
        <w:rPr>
          <w:rFonts w:cstheme="minorHAnsi"/>
          <w:lang w:val="en-US"/>
        </w:rPr>
        <w:t>with strong support from</w:t>
      </w:r>
      <w:r w:rsidRPr="000F0452">
        <w:rPr>
          <w:rFonts w:cstheme="minorHAnsi"/>
          <w:lang w:val="en-US"/>
        </w:rPr>
        <w:t xml:space="preserve"> International Office University Placement (IOUP). </w:t>
      </w:r>
      <w:r w:rsidR="007C19E0" w:rsidRPr="000F0452">
        <w:rPr>
          <w:rFonts w:cstheme="minorHAnsi"/>
          <w:lang w:val="en-US"/>
        </w:rPr>
        <w:t xml:space="preserve">Students receive professional advice on transfer options, assistance in university applications, and information on reference materials and resources. </w:t>
      </w:r>
    </w:p>
    <w:p w14:paraId="20C2AC99" w14:textId="77777777" w:rsidR="007C19E0" w:rsidRPr="000F0452" w:rsidRDefault="007C19E0" w:rsidP="006B2D24">
      <w:pPr>
        <w:autoSpaceDE w:val="0"/>
        <w:autoSpaceDN w:val="0"/>
        <w:jc w:val="both"/>
        <w:rPr>
          <w:rFonts w:cstheme="minorHAnsi"/>
          <w:lang w:val="en-US"/>
        </w:rPr>
      </w:pPr>
      <w:r w:rsidRPr="000F0452">
        <w:rPr>
          <w:rFonts w:cstheme="minorHAnsi"/>
          <w:lang w:val="en-US"/>
        </w:rPr>
        <w:t xml:space="preserve">Regular workshops are conducted to keep students informed on Pre-application criteria, Visa Application, </w:t>
      </w:r>
      <w:r w:rsidR="00B72DD7" w:rsidRPr="000F0452">
        <w:rPr>
          <w:rFonts w:cstheme="minorHAnsi"/>
          <w:lang w:val="en-US"/>
        </w:rPr>
        <w:t xml:space="preserve">preparation of </w:t>
      </w:r>
      <w:r w:rsidRPr="000F0452">
        <w:rPr>
          <w:rFonts w:cstheme="minorHAnsi"/>
          <w:lang w:val="en-US"/>
        </w:rPr>
        <w:t>Recommendation Letter, Pre-Departure arrangements and other application process</w:t>
      </w:r>
      <w:r w:rsidR="000F0452">
        <w:rPr>
          <w:rFonts w:cstheme="minorHAnsi"/>
          <w:lang w:val="en-US"/>
        </w:rPr>
        <w:t>es</w:t>
      </w:r>
      <w:r w:rsidRPr="000F0452">
        <w:rPr>
          <w:rFonts w:cstheme="minorHAnsi"/>
          <w:lang w:val="en-US"/>
        </w:rPr>
        <w:t xml:space="preserve"> and requirements.</w:t>
      </w:r>
    </w:p>
    <w:p w14:paraId="20C2AC9A" w14:textId="77777777" w:rsidR="004D6BDD" w:rsidRPr="000F0452" w:rsidRDefault="004D6BDD" w:rsidP="003E528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lang w:val="en-US"/>
        </w:rPr>
      </w:pPr>
    </w:p>
    <w:p w14:paraId="20C2AC9B" w14:textId="77777777" w:rsidR="00A60A8C" w:rsidRPr="000F0452" w:rsidRDefault="005271B9" w:rsidP="003E528F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 w:cstheme="minorHAnsi"/>
          <w:b/>
          <w:lang w:val="en-US" w:eastAsia="en-GB"/>
        </w:rPr>
      </w:pPr>
      <w:r w:rsidRPr="000F0452">
        <w:rPr>
          <w:rFonts w:eastAsia="Times New Roman" w:cstheme="minorHAnsi"/>
          <w:b/>
          <w:lang w:val="en-US" w:eastAsia="en-GB"/>
        </w:rPr>
        <w:t>Post-</w:t>
      </w:r>
      <w:r w:rsidR="000D6E0F" w:rsidRPr="000F0452">
        <w:rPr>
          <w:rFonts w:eastAsia="Times New Roman" w:cstheme="minorHAnsi"/>
          <w:b/>
          <w:lang w:val="en-US" w:eastAsia="en-GB"/>
        </w:rPr>
        <w:t xml:space="preserve">Transfer </w:t>
      </w:r>
      <w:r w:rsidR="00A056BB" w:rsidRPr="000F0452">
        <w:rPr>
          <w:rFonts w:eastAsia="Times New Roman" w:cstheme="minorHAnsi"/>
          <w:b/>
          <w:lang w:val="en-US" w:eastAsia="en-GB"/>
        </w:rPr>
        <w:t>Services</w:t>
      </w:r>
    </w:p>
    <w:p w14:paraId="20C2AC9C" w14:textId="77777777" w:rsidR="00455FAF" w:rsidRPr="000F0452" w:rsidRDefault="00455FAF" w:rsidP="003E528F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 w:cstheme="minorHAnsi"/>
          <w:b/>
          <w:lang w:val="en-US" w:eastAsia="en-GB"/>
        </w:rPr>
      </w:pPr>
    </w:p>
    <w:p w14:paraId="20C2AC9D" w14:textId="77777777" w:rsidR="00652135" w:rsidRPr="000F0452" w:rsidRDefault="000F0452" w:rsidP="003E528F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 w:cstheme="minorHAnsi"/>
          <w:b/>
          <w:lang w:val="en-US" w:eastAsia="en-GB"/>
        </w:rPr>
      </w:pPr>
      <w:r>
        <w:rPr>
          <w:rFonts w:eastAsia="Times New Roman" w:cstheme="minorHAnsi"/>
          <w:b/>
          <w:lang w:val="en-US" w:eastAsia="en-GB"/>
        </w:rPr>
        <w:t>Summer C</w:t>
      </w:r>
      <w:r w:rsidR="00652135" w:rsidRPr="000F0452">
        <w:rPr>
          <w:rFonts w:eastAsia="Times New Roman" w:cstheme="minorHAnsi"/>
          <w:b/>
          <w:lang w:val="en-US" w:eastAsia="en-GB"/>
        </w:rPr>
        <w:t>ourses</w:t>
      </w:r>
    </w:p>
    <w:p w14:paraId="20C2AC9E" w14:textId="77777777" w:rsidR="00B12E37" w:rsidRPr="000F0452" w:rsidRDefault="006C38C1" w:rsidP="003E528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  <w:r w:rsidRPr="000F0452">
        <w:rPr>
          <w:rFonts w:eastAsia="Times New Roman" w:cstheme="minorHAnsi"/>
          <w:lang w:val="en-US" w:eastAsia="en-GB"/>
        </w:rPr>
        <w:t xml:space="preserve">Summer is a great time for </w:t>
      </w:r>
      <w:r w:rsidR="000F0452">
        <w:rPr>
          <w:rFonts w:eastAsia="Times New Roman" w:cstheme="minorHAnsi"/>
          <w:lang w:val="en-US" w:eastAsia="en-GB"/>
        </w:rPr>
        <w:t>ADTP transferred</w:t>
      </w:r>
      <w:r w:rsidRPr="000F0452">
        <w:rPr>
          <w:rFonts w:cstheme="minorHAnsi"/>
          <w:lang w:val="en-US"/>
        </w:rPr>
        <w:t xml:space="preserve"> students to participate in our summer courses. </w:t>
      </w:r>
      <w:r w:rsidR="00B62F1C" w:rsidRPr="000F0452">
        <w:rPr>
          <w:rFonts w:cstheme="minorHAnsi"/>
          <w:lang w:val="en-US"/>
        </w:rPr>
        <w:t>S</w:t>
      </w:r>
      <w:r w:rsidRPr="000F0452">
        <w:rPr>
          <w:rFonts w:cstheme="minorHAnsi"/>
          <w:lang w:val="en-US"/>
        </w:rPr>
        <w:t xml:space="preserve">tudents will have the opportunity to </w:t>
      </w:r>
      <w:r w:rsidRPr="000F0452">
        <w:rPr>
          <w:rFonts w:eastAsia="Times New Roman" w:cstheme="minorHAnsi"/>
          <w:lang w:val="en-US" w:eastAsia="en-GB"/>
        </w:rPr>
        <w:t xml:space="preserve">complete their General Education requirements or study </w:t>
      </w:r>
      <w:r w:rsidR="00FD51A0" w:rsidRPr="000F0452">
        <w:rPr>
          <w:rFonts w:eastAsia="Times New Roman" w:cstheme="minorHAnsi"/>
          <w:lang w:val="en-US" w:eastAsia="en-GB"/>
        </w:rPr>
        <w:t xml:space="preserve">exciting </w:t>
      </w:r>
      <w:r w:rsidRPr="000F0452">
        <w:rPr>
          <w:rFonts w:eastAsia="Times New Roman" w:cstheme="minorHAnsi"/>
          <w:lang w:val="en-US" w:eastAsia="en-GB"/>
        </w:rPr>
        <w:t>course topics offered during these sessions. Students</w:t>
      </w:r>
      <w:r w:rsidR="004418A0" w:rsidRPr="000F0452">
        <w:rPr>
          <w:rFonts w:eastAsia="Times New Roman" w:cstheme="minorHAnsi"/>
          <w:lang w:val="en-US" w:eastAsia="en-GB"/>
        </w:rPr>
        <w:t xml:space="preserve"> </w:t>
      </w:r>
      <w:r w:rsidR="008C3B9D" w:rsidRPr="000F0452">
        <w:rPr>
          <w:rFonts w:eastAsia="Times New Roman" w:cstheme="minorHAnsi"/>
          <w:lang w:val="en-US" w:eastAsia="en-GB"/>
        </w:rPr>
        <w:t>will have</w:t>
      </w:r>
      <w:r w:rsidR="004418A0" w:rsidRPr="000F0452">
        <w:rPr>
          <w:rFonts w:eastAsia="Times New Roman" w:cstheme="minorHAnsi"/>
          <w:lang w:val="en-US" w:eastAsia="en-GB"/>
        </w:rPr>
        <w:t xml:space="preserve"> close</w:t>
      </w:r>
      <w:r w:rsidR="008C3B9D" w:rsidRPr="000F0452">
        <w:rPr>
          <w:rFonts w:eastAsia="Times New Roman" w:cstheme="minorHAnsi"/>
          <w:lang w:val="en-US" w:eastAsia="en-GB"/>
        </w:rPr>
        <w:t>r</w:t>
      </w:r>
      <w:r w:rsidR="004418A0" w:rsidRPr="000F0452">
        <w:rPr>
          <w:rFonts w:eastAsia="Times New Roman" w:cstheme="minorHAnsi"/>
          <w:lang w:val="en-US" w:eastAsia="en-GB"/>
        </w:rPr>
        <w:t xml:space="preserve"> interaction </w:t>
      </w:r>
      <w:r w:rsidRPr="000F0452">
        <w:rPr>
          <w:rFonts w:eastAsia="Times New Roman" w:cstheme="minorHAnsi"/>
          <w:lang w:val="en-US" w:eastAsia="en-GB"/>
        </w:rPr>
        <w:t xml:space="preserve">with their lecturer and fellow students in a smaller-size class.   </w:t>
      </w:r>
    </w:p>
    <w:p w14:paraId="20C2AC9F" w14:textId="77777777" w:rsidR="006B2D24" w:rsidRPr="000F0452" w:rsidRDefault="006B2D24" w:rsidP="003E528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</w:p>
    <w:p w14:paraId="20C2ACA0" w14:textId="77777777" w:rsidR="00B62C63" w:rsidRDefault="00B62C63" w:rsidP="00F066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lang w:val="en-US"/>
        </w:rPr>
      </w:pPr>
    </w:p>
    <w:p w14:paraId="20C2ACA1" w14:textId="77777777" w:rsidR="00830F4B" w:rsidRDefault="00830F4B" w:rsidP="00F066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lang w:val="en-US"/>
        </w:rPr>
      </w:pPr>
    </w:p>
    <w:p w14:paraId="20C2ACA2" w14:textId="77777777" w:rsidR="0001657F" w:rsidRPr="000F0452" w:rsidRDefault="00D828A9" w:rsidP="00F066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lang w:val="en-US"/>
        </w:rPr>
      </w:pPr>
      <w:r w:rsidRPr="000F0452">
        <w:rPr>
          <w:rFonts w:cstheme="minorHAnsi"/>
          <w:b/>
          <w:lang w:val="en-US"/>
        </w:rPr>
        <w:t>Proctor Service</w:t>
      </w:r>
    </w:p>
    <w:p w14:paraId="20C2ACA3" w14:textId="77777777" w:rsidR="00640CD4" w:rsidRPr="000F0452" w:rsidRDefault="00687FA8" w:rsidP="00F0669F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We </w:t>
      </w:r>
      <w:r w:rsidR="00E56375" w:rsidRPr="000F0452">
        <w:rPr>
          <w:rFonts w:asciiTheme="minorHAnsi" w:hAnsiTheme="minorHAnsi" w:cstheme="minorHAnsi"/>
          <w:sz w:val="22"/>
          <w:szCs w:val="22"/>
          <w:lang w:val="en-US"/>
        </w:rPr>
        <w:t>offer</w:t>
      </w:r>
      <w:r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 free </w:t>
      </w:r>
      <w:r w:rsidR="00640CD4"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proctoring services to </w:t>
      </w:r>
      <w:r w:rsidR="00F0669F"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ADTP transferred </w:t>
      </w:r>
      <w:r w:rsidR="00640CD4" w:rsidRPr="000F0452">
        <w:rPr>
          <w:rFonts w:asciiTheme="minorHAnsi" w:hAnsiTheme="minorHAnsi" w:cstheme="minorHAnsi"/>
          <w:sz w:val="22"/>
          <w:szCs w:val="22"/>
          <w:lang w:val="en-US"/>
        </w:rPr>
        <w:t>students who are taking online courses to fulfill their exam requirement</w:t>
      </w:r>
      <w:r w:rsidR="000F0452">
        <w:rPr>
          <w:rFonts w:asciiTheme="minorHAnsi" w:hAnsiTheme="minorHAnsi" w:cstheme="minorHAnsi"/>
          <w:sz w:val="22"/>
          <w:szCs w:val="22"/>
          <w:lang w:val="en-US"/>
        </w:rPr>
        <w:t>s</w:t>
      </w:r>
      <w:r w:rsidR="00640CD4"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F0669F" w:rsidRPr="000F0452">
        <w:rPr>
          <w:rFonts w:asciiTheme="minorHAnsi" w:hAnsiTheme="minorHAnsi" w:cstheme="minorHAnsi"/>
          <w:sz w:val="22"/>
          <w:szCs w:val="22"/>
          <w:lang w:val="en-US"/>
        </w:rPr>
        <w:t>during</w:t>
      </w:r>
      <w:r w:rsidR="00640CD4"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 the summer semester</w:t>
      </w:r>
      <w:r w:rsidR="00A60A8C" w:rsidRPr="000F0452">
        <w:rPr>
          <w:rFonts w:asciiTheme="minorHAnsi" w:hAnsiTheme="minorHAnsi" w:cstheme="minorHAnsi"/>
          <w:sz w:val="22"/>
          <w:szCs w:val="22"/>
          <w:lang w:val="en-US"/>
        </w:rPr>
        <w:t xml:space="preserve">. </w:t>
      </w:r>
    </w:p>
    <w:p w14:paraId="20C2ACA4" w14:textId="77777777" w:rsidR="008E79BB" w:rsidRPr="000F0452" w:rsidRDefault="008E79BB" w:rsidP="008E79B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lang w:val="en-US"/>
        </w:rPr>
      </w:pPr>
    </w:p>
    <w:p w14:paraId="20C2ACA5" w14:textId="77777777" w:rsidR="00932679" w:rsidRPr="000F0452" w:rsidRDefault="00932679" w:rsidP="008E79B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lang w:val="en-US"/>
        </w:rPr>
      </w:pPr>
      <w:r w:rsidRPr="000F0452">
        <w:rPr>
          <w:rFonts w:asciiTheme="minorHAnsi" w:hAnsiTheme="minorHAnsi" w:cstheme="minorHAnsi"/>
          <w:b/>
          <w:sz w:val="22"/>
          <w:szCs w:val="22"/>
          <w:lang w:val="en-US"/>
        </w:rPr>
        <w:t xml:space="preserve">Internship </w:t>
      </w:r>
      <w:r w:rsidR="00455FAF" w:rsidRPr="000F0452">
        <w:rPr>
          <w:rFonts w:asciiTheme="minorHAnsi" w:hAnsiTheme="minorHAnsi" w:cstheme="minorHAnsi"/>
          <w:b/>
          <w:sz w:val="22"/>
          <w:szCs w:val="22"/>
          <w:lang w:val="en-US"/>
        </w:rPr>
        <w:t>Experience</w:t>
      </w:r>
    </w:p>
    <w:p w14:paraId="20C2ACA6" w14:textId="77777777" w:rsidR="007F27D1" w:rsidRPr="000F0452" w:rsidRDefault="005271B9" w:rsidP="007F27D1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231F20"/>
          <w:sz w:val="22"/>
          <w:szCs w:val="22"/>
          <w:lang w:val="en-US"/>
        </w:rPr>
      </w:pPr>
      <w:r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Internships </w:t>
      </w:r>
      <w:r w:rsidR="00E67E02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are </w:t>
      </w:r>
      <w:r w:rsid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a </w:t>
      </w:r>
      <w:r w:rsidR="00E67E02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great </w:t>
      </w:r>
      <w:r w:rsid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>platform</w:t>
      </w:r>
      <w:r w:rsidR="00E67E02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 to prepare stu</w:t>
      </w:r>
      <w:r w:rsid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>dents for the real world</w:t>
      </w:r>
      <w:r w:rsidR="00E67E02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>. They are able to explore potential careers</w:t>
      </w:r>
      <w:r w:rsidR="00B8443B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>, network with professionals</w:t>
      </w:r>
      <w:r w:rsidR="00E67E02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 and </w:t>
      </w:r>
      <w:r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gain valuable job </w:t>
      </w:r>
      <w:r w:rsidR="00E67E02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knowledge. </w:t>
      </w:r>
      <w:r w:rsidR="009D6BE0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Sunway’s ADTP offers many internship opportunities in diverse industries through </w:t>
      </w:r>
      <w:r w:rsidR="005C383C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the </w:t>
      </w:r>
      <w:r w:rsidR="009D6BE0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>arrangements with In</w:t>
      </w:r>
      <w:r w:rsidR="00B8443B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dustrial Advisory Board members. </w:t>
      </w:r>
      <w:r w:rsidR="009D6BE0" w:rsidRPr="000F0452">
        <w:rPr>
          <w:rFonts w:asciiTheme="minorHAnsi" w:hAnsiTheme="minorHAnsi" w:cstheme="minorHAnsi"/>
          <w:color w:val="231F20"/>
          <w:sz w:val="22"/>
          <w:szCs w:val="22"/>
          <w:lang w:val="en-US"/>
        </w:rPr>
        <w:t xml:space="preserve"> </w:t>
      </w:r>
    </w:p>
    <w:p w14:paraId="20C2ACA7" w14:textId="77777777" w:rsidR="007F27D1" w:rsidRPr="000F0452" w:rsidRDefault="007F27D1" w:rsidP="007F27D1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231F20"/>
          <w:sz w:val="22"/>
          <w:szCs w:val="22"/>
          <w:lang w:val="en-US"/>
        </w:rPr>
      </w:pPr>
    </w:p>
    <w:p w14:paraId="20C2ACA8" w14:textId="77777777" w:rsidR="00BF6B06" w:rsidRPr="000F0452" w:rsidRDefault="00BF6B06" w:rsidP="007F27D1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231F20"/>
          <w:sz w:val="22"/>
          <w:szCs w:val="22"/>
          <w:lang w:val="en-US"/>
        </w:rPr>
      </w:pPr>
    </w:p>
    <w:p w14:paraId="20C2ACA9" w14:textId="77777777" w:rsidR="00916FEB" w:rsidRPr="000F0452" w:rsidRDefault="00916FEB" w:rsidP="00916FEB">
      <w:pPr>
        <w:spacing w:after="0" w:line="240" w:lineRule="auto"/>
        <w:jc w:val="both"/>
        <w:rPr>
          <w:rFonts w:eastAsia="Times New Roman" w:cstheme="minorHAnsi"/>
          <w:b/>
          <w:sz w:val="28"/>
          <w:szCs w:val="28"/>
          <w:lang w:val="en-US" w:eastAsia="en-GB"/>
        </w:rPr>
      </w:pPr>
      <w:r w:rsidRPr="000F0452">
        <w:rPr>
          <w:rFonts w:cstheme="minorHAnsi"/>
          <w:b/>
          <w:sz w:val="28"/>
          <w:szCs w:val="28"/>
          <w:lang w:val="en-US"/>
        </w:rPr>
        <w:t>Liberal Arts Courses / General Education Requirements</w:t>
      </w:r>
    </w:p>
    <w:p w14:paraId="20C2ACAA" w14:textId="75A2EEE5" w:rsidR="00916FEB" w:rsidRPr="000F0452" w:rsidRDefault="00916FEB" w:rsidP="00916FEB">
      <w:pPr>
        <w:spacing w:after="0" w:line="240" w:lineRule="auto"/>
        <w:jc w:val="both"/>
        <w:rPr>
          <w:rFonts w:cstheme="minorHAnsi"/>
          <w:lang w:val="en-US"/>
        </w:rPr>
      </w:pPr>
      <w:r w:rsidRPr="000F0452">
        <w:rPr>
          <w:rFonts w:cstheme="minorHAnsi"/>
          <w:lang w:val="en-US"/>
        </w:rPr>
        <w:t>Liberal arts courses, commonly known as the general education requirements, vary between universities. Students are recommended to take between 3 and 9 credits from each</w:t>
      </w:r>
      <w:r w:rsidR="00720156" w:rsidRPr="000F0452">
        <w:rPr>
          <w:rFonts w:cstheme="minorHAnsi"/>
          <w:lang w:val="en-US"/>
        </w:rPr>
        <w:t xml:space="preserve"> </w:t>
      </w:r>
      <w:r w:rsidRPr="000F0452">
        <w:rPr>
          <w:rFonts w:cstheme="minorHAnsi"/>
          <w:lang w:val="en-US"/>
        </w:rPr>
        <w:t>area. The suitable number of credits to be taken must be mapped</w:t>
      </w:r>
      <w:ins w:id="23" w:author="Sunita Gnanamalar Arthur Selvaraj" w:date="2015-09-28T08:53:00Z">
        <w:r w:rsidR="003B59D5">
          <w:rPr>
            <w:rFonts w:cstheme="minorHAnsi"/>
            <w:lang w:val="en-US"/>
          </w:rPr>
          <w:t xml:space="preserve"> according</w:t>
        </w:r>
      </w:ins>
      <w:r w:rsidRPr="000F0452">
        <w:rPr>
          <w:rFonts w:cstheme="minorHAnsi"/>
          <w:lang w:val="en-US"/>
        </w:rPr>
        <w:t xml:space="preserve"> to the intended transfer universities’ requirements. </w:t>
      </w:r>
    </w:p>
    <w:p w14:paraId="20C2ACAB" w14:textId="77777777" w:rsidR="00916FEB" w:rsidRPr="000F0452" w:rsidRDefault="00916FEB" w:rsidP="00916FEB">
      <w:pPr>
        <w:spacing w:after="0" w:line="240" w:lineRule="auto"/>
        <w:jc w:val="both"/>
        <w:rPr>
          <w:rFonts w:cstheme="minorHAnsi"/>
          <w:lang w:val="en-US"/>
        </w:rPr>
      </w:pPr>
    </w:p>
    <w:p w14:paraId="20C2ACAC" w14:textId="77777777" w:rsidR="00D77220" w:rsidRPr="000F0452" w:rsidRDefault="00D77220" w:rsidP="00D77220">
      <w:pPr>
        <w:rPr>
          <w:b/>
          <w:u w:val="single"/>
          <w:lang w:val="en-US"/>
        </w:rPr>
      </w:pPr>
      <w:r w:rsidRPr="000F0452">
        <w:rPr>
          <w:b/>
          <w:u w:val="single"/>
          <w:lang w:val="en-US"/>
        </w:rPr>
        <w:t>Area 1: Arts &amp; Humanities</w:t>
      </w:r>
    </w:p>
    <w:tbl>
      <w:tblPr>
        <w:tblW w:w="5103" w:type="dxa"/>
        <w:tblLook w:val="04A0" w:firstRow="1" w:lastRow="0" w:firstColumn="1" w:lastColumn="0" w:noHBand="0" w:noVBand="1"/>
      </w:tblPr>
      <w:tblGrid>
        <w:gridCol w:w="5103"/>
      </w:tblGrid>
      <w:tr w:rsidR="00D77220" w:rsidRPr="000F0452" w14:paraId="20C2ACAE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AD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ENGL 1023 Film Appreciation</w:t>
            </w:r>
          </w:p>
        </w:tc>
      </w:tr>
      <w:tr w:rsidR="00D77220" w:rsidRPr="000F0452" w14:paraId="20C2ACB0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AF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HIST 1013 Multicultural America</w:t>
            </w:r>
          </w:p>
        </w:tc>
      </w:tr>
      <w:tr w:rsidR="00D77220" w:rsidRPr="000F0452" w14:paraId="20C2ACB2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B1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HIST 1023 U.S. History to 1877 *</w:t>
            </w:r>
          </w:p>
        </w:tc>
      </w:tr>
      <w:tr w:rsidR="00D77220" w:rsidRPr="000F0452" w14:paraId="20C2ACB4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B3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HIST 3013 Intellectual History of the Modern West</w:t>
            </w:r>
          </w:p>
        </w:tc>
      </w:tr>
      <w:tr w:rsidR="00D77220" w:rsidRPr="000F0452" w14:paraId="20C2ACB6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B5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PHIL 1013 Introduction to Philosophy</w:t>
            </w:r>
          </w:p>
        </w:tc>
      </w:tr>
      <w:tr w:rsidR="00D77220" w:rsidRPr="000F0452" w14:paraId="20C2ACB8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B7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RELS 1013 Survey of World Religions *</w:t>
            </w:r>
          </w:p>
        </w:tc>
      </w:tr>
      <w:tr w:rsidR="00D77220" w:rsidRPr="000F0452" w14:paraId="20C2ACBA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B9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THEA 1013 Introduction to Theatre</w:t>
            </w:r>
          </w:p>
        </w:tc>
      </w:tr>
    </w:tbl>
    <w:p w14:paraId="20C2ACBB" w14:textId="77777777" w:rsidR="00D77220" w:rsidRPr="000F0452" w:rsidRDefault="00D77220" w:rsidP="00D77220">
      <w:pPr>
        <w:rPr>
          <w:lang w:val="en-US"/>
        </w:rPr>
      </w:pPr>
    </w:p>
    <w:p w14:paraId="20C2ACBC" w14:textId="77777777" w:rsidR="00D77220" w:rsidRPr="000F0452" w:rsidRDefault="00D77220" w:rsidP="00D77220">
      <w:pPr>
        <w:rPr>
          <w:b/>
          <w:u w:val="single"/>
          <w:lang w:val="en-US"/>
        </w:rPr>
      </w:pPr>
      <w:r w:rsidRPr="000F0452">
        <w:rPr>
          <w:b/>
          <w:u w:val="single"/>
          <w:lang w:val="en-US"/>
        </w:rPr>
        <w:t>Area 2: Quantitative Reasoning</w:t>
      </w:r>
    </w:p>
    <w:tbl>
      <w:tblPr>
        <w:tblW w:w="4253" w:type="dxa"/>
        <w:tblLook w:val="04A0" w:firstRow="1" w:lastRow="0" w:firstColumn="1" w:lastColumn="0" w:noHBand="0" w:noVBand="1"/>
      </w:tblPr>
      <w:tblGrid>
        <w:gridCol w:w="4253"/>
      </w:tblGrid>
      <w:tr w:rsidR="00D77220" w:rsidRPr="000F0452" w14:paraId="20C2ACBE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BD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ACCT 2013 Basic Principles in Accounting</w:t>
            </w:r>
          </w:p>
        </w:tc>
      </w:tr>
      <w:tr w:rsidR="00D77220" w:rsidRPr="000F0452" w14:paraId="20C2ACC0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BF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ACCT 2023 Management Accounting</w:t>
            </w:r>
          </w:p>
        </w:tc>
      </w:tr>
      <w:tr w:rsidR="00D77220" w:rsidRPr="000F0452" w14:paraId="20C2ACC2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C1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FINN 3013 Business Finance</w:t>
            </w:r>
          </w:p>
        </w:tc>
      </w:tr>
      <w:tr w:rsidR="00D77220" w:rsidRPr="000F0452" w14:paraId="20C2ACC4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C3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MATH 1013 Finite Mathematics</w:t>
            </w:r>
          </w:p>
        </w:tc>
      </w:tr>
      <w:tr w:rsidR="00D77220" w:rsidRPr="000F0452" w14:paraId="20C2ACC6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C5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MATH 1014 College Algebra *</w:t>
            </w:r>
          </w:p>
        </w:tc>
      </w:tr>
      <w:tr w:rsidR="00D77220" w:rsidRPr="000F0452" w14:paraId="20C2ACC8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C7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MATH 1024 Pre-calculus</w:t>
            </w:r>
          </w:p>
        </w:tc>
      </w:tr>
      <w:tr w:rsidR="00D77220" w:rsidRPr="000F0452" w14:paraId="20C2ACCA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C9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MATH 1034 Calculus I</w:t>
            </w:r>
          </w:p>
        </w:tc>
      </w:tr>
      <w:tr w:rsidR="00D77220" w:rsidRPr="000F0452" w14:paraId="20C2ACCC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CB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MATH 1044 Calculus II</w:t>
            </w:r>
          </w:p>
        </w:tc>
      </w:tr>
      <w:tr w:rsidR="00D77220" w:rsidRPr="000F0452" w14:paraId="20C2ACCE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CD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MATH 1053 Discrete Mathematical Structure</w:t>
            </w:r>
          </w:p>
        </w:tc>
      </w:tr>
      <w:tr w:rsidR="00D77220" w:rsidRPr="000F0452" w14:paraId="20C2ACD0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CF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MATH 2014 Calculus III</w:t>
            </w:r>
          </w:p>
        </w:tc>
      </w:tr>
      <w:tr w:rsidR="00D77220" w:rsidRPr="000F0452" w14:paraId="20C2ACD2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D1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MATH 3014 Differential Equation</w:t>
            </w:r>
          </w:p>
        </w:tc>
      </w:tr>
      <w:tr w:rsidR="00D77220" w:rsidRPr="000F0452" w14:paraId="20C2ACD4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D3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MATH 3024 Linear Algebra</w:t>
            </w:r>
          </w:p>
        </w:tc>
      </w:tr>
      <w:tr w:rsidR="00D77220" w:rsidRPr="000F0452" w14:paraId="20C2ACD6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D5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STAT 2013 Introduction to Statistics</w:t>
            </w:r>
          </w:p>
        </w:tc>
      </w:tr>
      <w:tr w:rsidR="00D77220" w:rsidRPr="000F0452" w14:paraId="20C2ACD8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D7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STAT 2023 Statistics for Engineering</w:t>
            </w:r>
          </w:p>
        </w:tc>
      </w:tr>
      <w:tr w:rsidR="00D77220" w:rsidRPr="000F0452" w14:paraId="20C2ACDA" w14:textId="77777777" w:rsidTr="0091764A">
        <w:trPr>
          <w:trHeight w:val="30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D9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STAT 2034 Probability and Statistics</w:t>
            </w:r>
          </w:p>
        </w:tc>
      </w:tr>
    </w:tbl>
    <w:p w14:paraId="20C2ACDB" w14:textId="77777777" w:rsidR="00D77220" w:rsidRPr="000F0452" w:rsidRDefault="00D77220" w:rsidP="00D77220">
      <w:pPr>
        <w:rPr>
          <w:b/>
          <w:u w:val="single"/>
          <w:lang w:val="en-US"/>
        </w:rPr>
      </w:pPr>
    </w:p>
    <w:p w14:paraId="20C2ACDC" w14:textId="77777777" w:rsidR="00D77220" w:rsidRPr="000F0452" w:rsidRDefault="00D77220" w:rsidP="00D77220">
      <w:pPr>
        <w:rPr>
          <w:b/>
          <w:u w:val="single"/>
          <w:lang w:val="en-US"/>
        </w:rPr>
      </w:pPr>
      <w:r w:rsidRPr="000F0452">
        <w:rPr>
          <w:b/>
          <w:u w:val="single"/>
          <w:lang w:val="en-US"/>
        </w:rPr>
        <w:t>Area 3: Science &amp; Technology</w:t>
      </w:r>
    </w:p>
    <w:tbl>
      <w:tblPr>
        <w:tblW w:w="5103" w:type="dxa"/>
        <w:tblLook w:val="04A0" w:firstRow="1" w:lastRow="0" w:firstColumn="1" w:lastColumn="0" w:noHBand="0" w:noVBand="1"/>
      </w:tblPr>
      <w:tblGrid>
        <w:gridCol w:w="5103"/>
      </w:tblGrid>
      <w:tr w:rsidR="00D77220" w:rsidRPr="000F0452" w14:paraId="20C2ACDE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DD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lastRenderedPageBreak/>
              <w:t>BIOL 1013 General Biology</w:t>
            </w:r>
          </w:p>
        </w:tc>
      </w:tr>
      <w:tr w:rsidR="00D77220" w:rsidRPr="000F0452" w14:paraId="20C2ACE0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DF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BIOL 1033 Introduction to Cell Biology</w:t>
            </w:r>
          </w:p>
        </w:tc>
      </w:tr>
      <w:tr w:rsidR="00D77220" w:rsidRPr="000F0452" w14:paraId="20C2ACE2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E1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BIOL 1053 Evolution, Diversity &amp; Ecology</w:t>
            </w:r>
          </w:p>
        </w:tc>
      </w:tr>
      <w:tr w:rsidR="00D77220" w:rsidRPr="000F0452" w14:paraId="20C2ACE4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E3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BIOT 1043 Introduction to Biotechnology</w:t>
            </w:r>
          </w:p>
        </w:tc>
      </w:tr>
      <w:tr w:rsidR="00D77220" w:rsidRPr="000F0452" w14:paraId="20C2ACE6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E5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CHEM 1013 Chemistry and Society</w:t>
            </w:r>
          </w:p>
        </w:tc>
      </w:tr>
      <w:tr w:rsidR="00D77220" w:rsidRPr="000F0452" w14:paraId="20C2ACE8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E7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CHEM 1033 General Chemistry I</w:t>
            </w:r>
          </w:p>
        </w:tc>
      </w:tr>
      <w:tr w:rsidR="00D77220" w:rsidRPr="000F0452" w14:paraId="20C2ACEA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E9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CHEM 1053 General Chemistry II</w:t>
            </w:r>
          </w:p>
        </w:tc>
      </w:tr>
      <w:tr w:rsidR="00D77220" w:rsidRPr="000F0452" w14:paraId="20C2ACEC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EB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CHEM 2013 Organic Chemistry I *</w:t>
            </w:r>
          </w:p>
        </w:tc>
      </w:tr>
      <w:tr w:rsidR="00D77220" w:rsidRPr="000F0452" w14:paraId="20C2ACEE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ED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CSCI 1013 Introduction to Computer Applications</w:t>
            </w:r>
          </w:p>
        </w:tc>
      </w:tr>
      <w:tr w:rsidR="00D77220" w:rsidRPr="000F0452" w14:paraId="20C2ACF0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EF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CSCP 1014 Programming I</w:t>
            </w:r>
          </w:p>
        </w:tc>
      </w:tr>
      <w:tr w:rsidR="00D77220" w:rsidRPr="000F0452" w14:paraId="20C2ACF2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F1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CSCP 2014 Programming II</w:t>
            </w:r>
          </w:p>
        </w:tc>
      </w:tr>
      <w:tr w:rsidR="00D77220" w:rsidRPr="000F0452" w14:paraId="20C2ACF4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F3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CSCP 2024 Data Structures *</w:t>
            </w:r>
          </w:p>
        </w:tc>
      </w:tr>
      <w:tr w:rsidR="00D77220" w:rsidRPr="000F0452" w14:paraId="20C2ACF6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F5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EENG 2014 Circuit Analysis</w:t>
            </w:r>
          </w:p>
        </w:tc>
      </w:tr>
      <w:tr w:rsidR="00D77220" w:rsidRPr="000F0452" w14:paraId="20C2ACF8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F7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ENGR 1013 Fundamentals of Engineering</w:t>
            </w:r>
          </w:p>
        </w:tc>
      </w:tr>
      <w:tr w:rsidR="00D77220" w:rsidRPr="000F0452" w14:paraId="20C2ACFA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F9" w14:textId="77777777" w:rsidR="00D77220" w:rsidRPr="000F0452" w:rsidRDefault="00D77220" w:rsidP="00E63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 xml:space="preserve">ENGR 2013 Basic </w:t>
            </w:r>
            <w:r w:rsidRPr="00E633BF">
              <w:rPr>
                <w:rFonts w:ascii="Calibri" w:eastAsia="Times New Roman" w:hAnsi="Calibri" w:cs="Calibri"/>
                <w:color w:val="000000"/>
                <w:lang w:val="en-US" w:eastAsia="en-MY"/>
              </w:rPr>
              <w:t>Stati</w:t>
            </w:r>
            <w:r w:rsidR="00E633BF" w:rsidRPr="00E633BF">
              <w:rPr>
                <w:rFonts w:ascii="Calibri" w:eastAsia="Times New Roman" w:hAnsi="Calibri" w:cs="Calibri"/>
                <w:color w:val="000000"/>
                <w:lang w:val="en-US" w:eastAsia="en-MY"/>
              </w:rPr>
              <w:t>stic</w:t>
            </w:r>
            <w:r w:rsidRPr="00E633BF">
              <w:rPr>
                <w:rFonts w:ascii="Calibri" w:eastAsia="Times New Roman" w:hAnsi="Calibri" w:cs="Calibri"/>
                <w:color w:val="000000"/>
                <w:lang w:val="en-US" w:eastAsia="en-MY"/>
              </w:rPr>
              <w:t>s</w:t>
            </w: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 xml:space="preserve"> for Engineering</w:t>
            </w:r>
          </w:p>
        </w:tc>
      </w:tr>
      <w:tr w:rsidR="00D77220" w:rsidRPr="000F0452" w14:paraId="20C2ACFC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FB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ENGR 2023 Dynamics for Engineers</w:t>
            </w:r>
          </w:p>
        </w:tc>
      </w:tr>
      <w:tr w:rsidR="00D77220" w:rsidRPr="000F0452" w14:paraId="20C2ACFE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FD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ENGR 2033 Fundamentals of Thermodynamics</w:t>
            </w:r>
          </w:p>
        </w:tc>
      </w:tr>
      <w:tr w:rsidR="00D77220" w:rsidRPr="000F0452" w14:paraId="20C2AD00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CFF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ENGR 2043 Material Science *</w:t>
            </w:r>
          </w:p>
        </w:tc>
      </w:tr>
      <w:tr w:rsidR="00D77220" w:rsidRPr="000F0452" w14:paraId="20C2AD02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01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ENGR 2053 Mechanics of Materials *</w:t>
            </w:r>
          </w:p>
        </w:tc>
      </w:tr>
      <w:tr w:rsidR="00D77220" w:rsidRPr="000F0452" w14:paraId="20C2AD04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03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ENGR 2064 Digital Logic *</w:t>
            </w:r>
          </w:p>
        </w:tc>
      </w:tr>
      <w:tr w:rsidR="00D77220" w:rsidRPr="000F0452" w14:paraId="20C2AD06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05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ENVS 1014 Introduction to Environmental Studies</w:t>
            </w:r>
          </w:p>
        </w:tc>
      </w:tr>
      <w:tr w:rsidR="00D77220" w:rsidRPr="000F0452" w14:paraId="20C2AD08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07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MLAB 1011 Introduction to MATLAB</w:t>
            </w:r>
          </w:p>
        </w:tc>
      </w:tr>
      <w:tr w:rsidR="00D77220" w:rsidRPr="000F0452" w14:paraId="20C2AD0A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09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PHYS 1014 College Physics I</w:t>
            </w:r>
          </w:p>
        </w:tc>
      </w:tr>
      <w:tr w:rsidR="00D77220" w:rsidRPr="000F0452" w14:paraId="20C2AD0C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0B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PHYS 1034 College Physics II</w:t>
            </w:r>
          </w:p>
        </w:tc>
      </w:tr>
      <w:tr w:rsidR="00D77220" w:rsidRPr="000F0452" w14:paraId="20C2AD0E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0D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PHYS 2014 Physics 1</w:t>
            </w:r>
          </w:p>
        </w:tc>
      </w:tr>
      <w:tr w:rsidR="00D77220" w:rsidRPr="000F0452" w14:paraId="20C2AD10" w14:textId="77777777" w:rsidTr="0091764A">
        <w:trPr>
          <w:trHeight w:val="300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0F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PHYS 2034 Physics 2</w:t>
            </w:r>
          </w:p>
        </w:tc>
      </w:tr>
    </w:tbl>
    <w:p w14:paraId="20C2AD11" w14:textId="77777777" w:rsidR="00D77220" w:rsidRPr="000F0452" w:rsidRDefault="00D77220" w:rsidP="00D77220">
      <w:pPr>
        <w:rPr>
          <w:lang w:val="en-US"/>
        </w:rPr>
      </w:pPr>
    </w:p>
    <w:p w14:paraId="20C2AD12" w14:textId="77777777" w:rsidR="00D77220" w:rsidRPr="000F0452" w:rsidRDefault="00D77220" w:rsidP="00D77220">
      <w:pPr>
        <w:rPr>
          <w:b/>
          <w:u w:val="single"/>
          <w:lang w:val="en-US"/>
        </w:rPr>
      </w:pPr>
      <w:r w:rsidRPr="000F0452">
        <w:rPr>
          <w:b/>
          <w:u w:val="single"/>
          <w:lang w:val="en-US"/>
        </w:rPr>
        <w:t xml:space="preserve">Area 4: Behavioral &amp; Social Sciences </w:t>
      </w:r>
    </w:p>
    <w:tbl>
      <w:tblPr>
        <w:tblW w:w="5812" w:type="dxa"/>
        <w:tblLook w:val="04A0" w:firstRow="1" w:lastRow="0" w:firstColumn="1" w:lastColumn="0" w:noHBand="0" w:noVBand="1"/>
      </w:tblPr>
      <w:tblGrid>
        <w:gridCol w:w="5812"/>
      </w:tblGrid>
      <w:tr w:rsidR="00D77220" w:rsidRPr="000F0452" w14:paraId="20C2AD14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13" w14:textId="651390F8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B</w:t>
            </w:r>
            <w:del w:id="24" w:author="Tze Ying" w:date="2015-10-01T12:09:00Z">
              <w:r w:rsidRPr="000F0452" w:rsidDel="005E3303">
                <w:rPr>
                  <w:rFonts w:ascii="Calibri" w:eastAsia="Times New Roman" w:hAnsi="Calibri" w:cs="Calibri"/>
                  <w:color w:val="000000"/>
                  <w:lang w:val="en-US" w:eastAsia="en-MY"/>
                </w:rPr>
                <w:delText>US</w:delText>
              </w:r>
            </w:del>
            <w:ins w:id="25" w:author="Tze Ying" w:date="2015-10-01T12:09:00Z">
              <w:r w:rsidR="005E3303">
                <w:rPr>
                  <w:rFonts w:ascii="Calibri" w:eastAsia="Times New Roman" w:hAnsi="Calibri" w:cs="Calibri"/>
                  <w:color w:val="000000"/>
                  <w:lang w:val="en-US" w:eastAsia="en-MY"/>
                </w:rPr>
                <w:t>U.S.</w:t>
              </w:r>
            </w:ins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N 1013 Introduction to Business</w:t>
            </w:r>
          </w:p>
        </w:tc>
      </w:tr>
      <w:tr w:rsidR="00D77220" w:rsidRPr="000F0452" w14:paraId="20C2AD16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15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COMM 1023 Introduction to Human Communication</w:t>
            </w:r>
          </w:p>
        </w:tc>
      </w:tr>
      <w:tr w:rsidR="00D77220" w:rsidRPr="000F0452" w14:paraId="20C2AD18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17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COMM 2013 Introduction to Communication Theory</w:t>
            </w:r>
          </w:p>
        </w:tc>
      </w:tr>
      <w:tr w:rsidR="00D77220" w:rsidRPr="000F0452" w14:paraId="20C2AD1A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19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COMM 2023 Communication Research Methods</w:t>
            </w:r>
          </w:p>
        </w:tc>
      </w:tr>
      <w:tr w:rsidR="00D77220" w:rsidRPr="000F0452" w14:paraId="20C2AD1C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1B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COMM 2033 Mass Media and Society</w:t>
            </w:r>
          </w:p>
        </w:tc>
      </w:tr>
      <w:tr w:rsidR="00D77220" w:rsidRPr="000F0452" w14:paraId="20C2AD1E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1D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ECON 2013 Microeconomics</w:t>
            </w:r>
          </w:p>
        </w:tc>
      </w:tr>
      <w:tr w:rsidR="00D77220" w:rsidRPr="000F0452" w14:paraId="20C2AD20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1F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ECON 2023 Macroeconomics</w:t>
            </w:r>
          </w:p>
        </w:tc>
      </w:tr>
      <w:tr w:rsidR="00D77220" w:rsidRPr="000F0452" w14:paraId="20C2AD22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21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HPEL 1013 Health and Well Being *</w:t>
            </w:r>
          </w:p>
        </w:tc>
      </w:tr>
      <w:tr w:rsidR="00D77220" w:rsidRPr="000F0452" w14:paraId="20C2AD24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23" w14:textId="77777777" w:rsidR="00D77220" w:rsidRPr="000F0452" w:rsidRDefault="00D77220" w:rsidP="000F04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MGMT 2013 Organizational Behavior</w:t>
            </w:r>
          </w:p>
        </w:tc>
      </w:tr>
      <w:tr w:rsidR="00D77220" w:rsidRPr="000F0452" w14:paraId="20C2AD26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25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MKTG 2013 Principles of Marketing</w:t>
            </w:r>
          </w:p>
        </w:tc>
      </w:tr>
      <w:tr w:rsidR="00D77220" w:rsidRPr="000F0452" w14:paraId="20C2AD28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27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MU4 2162 Community Service</w:t>
            </w:r>
          </w:p>
        </w:tc>
      </w:tr>
      <w:tr w:rsidR="00D77220" w:rsidRPr="000F0452" w14:paraId="20C2AD2A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29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POLS 2013 American Government and Politics *</w:t>
            </w:r>
          </w:p>
        </w:tc>
      </w:tr>
      <w:tr w:rsidR="00D77220" w:rsidRPr="000F0452" w14:paraId="20C2AD2C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2B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POLS 2013 International Relations</w:t>
            </w:r>
          </w:p>
        </w:tc>
      </w:tr>
      <w:tr w:rsidR="00D77220" w:rsidRPr="000F0452" w14:paraId="20C2AD2E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2D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POLS 3013 Pacific Asia Today</w:t>
            </w:r>
          </w:p>
        </w:tc>
      </w:tr>
      <w:tr w:rsidR="00D77220" w:rsidRPr="000F0452" w14:paraId="20C2AD30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2F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PSYC 1013 Introduction to Psychology</w:t>
            </w:r>
          </w:p>
        </w:tc>
      </w:tr>
      <w:tr w:rsidR="00D77220" w:rsidRPr="000F0452" w14:paraId="20C2AD32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31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PSYC 1023 Developmental Psychology</w:t>
            </w:r>
          </w:p>
        </w:tc>
      </w:tr>
      <w:tr w:rsidR="00D77220" w:rsidRPr="000F0452" w14:paraId="20C2AD34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33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PSYC 2013 Abnormal Psychology</w:t>
            </w:r>
          </w:p>
        </w:tc>
      </w:tr>
      <w:tr w:rsidR="00D77220" w:rsidRPr="000F0452" w14:paraId="20C2AD36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35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lastRenderedPageBreak/>
              <w:t>PSYC 2023 Social Psychology</w:t>
            </w:r>
          </w:p>
        </w:tc>
      </w:tr>
      <w:tr w:rsidR="00D77220" w:rsidRPr="000F0452" w14:paraId="20C2AD38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37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PSYC 3023 Research Methods in Psychology</w:t>
            </w:r>
          </w:p>
        </w:tc>
      </w:tr>
      <w:tr w:rsidR="00D77220" w:rsidRPr="000F0452" w14:paraId="20C2AD3A" w14:textId="77777777" w:rsidTr="0091764A">
        <w:trPr>
          <w:trHeight w:val="300"/>
        </w:trPr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39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SOCY 1013 Principles of Sociology</w:t>
            </w:r>
          </w:p>
        </w:tc>
      </w:tr>
    </w:tbl>
    <w:p w14:paraId="20C2AD3B" w14:textId="77777777" w:rsidR="00D77220" w:rsidRPr="000F0452" w:rsidRDefault="00D77220" w:rsidP="00D77220">
      <w:pPr>
        <w:rPr>
          <w:lang w:val="en-US"/>
        </w:rPr>
      </w:pPr>
    </w:p>
    <w:p w14:paraId="20C2AD3C" w14:textId="77777777" w:rsidR="00D77220" w:rsidRPr="000F0452" w:rsidRDefault="00D77220" w:rsidP="00D77220">
      <w:pPr>
        <w:rPr>
          <w:b/>
          <w:u w:val="single"/>
          <w:lang w:val="en-US"/>
        </w:rPr>
      </w:pPr>
      <w:r w:rsidRPr="000F0452">
        <w:rPr>
          <w:b/>
          <w:u w:val="single"/>
          <w:lang w:val="en-US"/>
        </w:rPr>
        <w:t>Area 5: Communication Literacy</w:t>
      </w:r>
    </w:p>
    <w:tbl>
      <w:tblPr>
        <w:tblW w:w="5387" w:type="dxa"/>
        <w:tblLook w:val="04A0" w:firstRow="1" w:lastRow="0" w:firstColumn="1" w:lastColumn="0" w:noHBand="0" w:noVBand="1"/>
      </w:tblPr>
      <w:tblGrid>
        <w:gridCol w:w="5387"/>
      </w:tblGrid>
      <w:tr w:rsidR="00D77220" w:rsidRPr="000F0452" w14:paraId="20C2AD3E" w14:textId="77777777" w:rsidTr="0091764A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3D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ADVS 1013 Principles of Advertising *</w:t>
            </w:r>
          </w:p>
        </w:tc>
      </w:tr>
      <w:tr w:rsidR="00D77220" w:rsidRPr="000F0452" w14:paraId="20C2AD40" w14:textId="77777777" w:rsidTr="0091764A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3F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COMM 1013 Public Speaking and Presentation Skills</w:t>
            </w:r>
          </w:p>
        </w:tc>
      </w:tr>
      <w:tr w:rsidR="00D77220" w:rsidRPr="000F0452" w14:paraId="20C2AD42" w14:textId="77777777" w:rsidTr="0091764A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41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COMM 2043 Intercultural Communication *</w:t>
            </w:r>
          </w:p>
        </w:tc>
      </w:tr>
      <w:tr w:rsidR="00D77220" w:rsidRPr="000F0452" w14:paraId="20C2AD44" w14:textId="77777777" w:rsidTr="0091764A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43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ENGL 2014 Introduction to Critical and Creative Writing</w:t>
            </w:r>
          </w:p>
        </w:tc>
      </w:tr>
      <w:tr w:rsidR="00D77220" w:rsidRPr="000F0452" w14:paraId="20C2AD46" w14:textId="77777777" w:rsidTr="0091764A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45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ENGL1014 Fundamentals of College Writing</w:t>
            </w:r>
          </w:p>
        </w:tc>
      </w:tr>
      <w:tr w:rsidR="00D77220" w:rsidRPr="000F0452" w14:paraId="20C2AD48" w14:textId="77777777" w:rsidTr="0091764A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47" w14:textId="77777777" w:rsidR="00D77220" w:rsidRPr="000F0452" w:rsidRDefault="00D77220" w:rsidP="00917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MY"/>
              </w:rPr>
            </w:pPr>
            <w:r w:rsidRPr="000F0452">
              <w:rPr>
                <w:rFonts w:ascii="Calibri" w:eastAsia="Times New Roman" w:hAnsi="Calibri" w:cs="Calibri"/>
                <w:color w:val="000000"/>
                <w:lang w:val="en-US" w:eastAsia="en-MY"/>
              </w:rPr>
              <w:t>JRNS 1013 Introduction to Journalism</w:t>
            </w:r>
          </w:p>
        </w:tc>
      </w:tr>
    </w:tbl>
    <w:p w14:paraId="20C2AD49" w14:textId="77777777" w:rsidR="00D77220" w:rsidRPr="000F0452" w:rsidRDefault="00D77220" w:rsidP="00D77220">
      <w:pPr>
        <w:rPr>
          <w:lang w:val="en-US"/>
        </w:rPr>
      </w:pPr>
    </w:p>
    <w:p w14:paraId="20C2AD4A" w14:textId="77777777" w:rsidR="00D77220" w:rsidRPr="000F0452" w:rsidRDefault="00D77220" w:rsidP="00D77220">
      <w:pPr>
        <w:rPr>
          <w:lang w:val="en-US"/>
        </w:rPr>
      </w:pPr>
      <w:r w:rsidRPr="000F0452">
        <w:rPr>
          <w:lang w:val="en-US"/>
        </w:rPr>
        <w:t xml:space="preserve">* Note: Subjects </w:t>
      </w:r>
      <w:r w:rsidR="001526F3" w:rsidRPr="000F0452">
        <w:rPr>
          <w:lang w:val="en-US"/>
        </w:rPr>
        <w:t>will be commencing</w:t>
      </w:r>
      <w:r w:rsidRPr="000F0452">
        <w:rPr>
          <w:lang w:val="en-US"/>
        </w:rPr>
        <w:t xml:space="preserve"> from August 2016 onwards </w:t>
      </w:r>
    </w:p>
    <w:p w14:paraId="20C2AD4B" w14:textId="77777777" w:rsidR="00D77220" w:rsidRPr="000F0452" w:rsidRDefault="00D77220" w:rsidP="00D77220">
      <w:pPr>
        <w:pStyle w:val="Heading1"/>
        <w:rPr>
          <w:rFonts w:asciiTheme="minorHAnsi" w:hAnsiTheme="minorHAnsi" w:cstheme="minorHAnsi"/>
          <w:b/>
          <w:color w:val="auto"/>
          <w:lang w:val="en-US"/>
        </w:rPr>
      </w:pPr>
      <w:r w:rsidRPr="000F0452">
        <w:rPr>
          <w:rFonts w:asciiTheme="minorHAnsi" w:hAnsiTheme="minorHAnsi" w:cstheme="minorHAnsi"/>
          <w:b/>
          <w:color w:val="auto"/>
          <w:lang w:val="en-US"/>
        </w:rPr>
        <w:t>Proficiencies Courses</w:t>
      </w:r>
    </w:p>
    <w:p w14:paraId="20C2AD4C" w14:textId="77777777" w:rsidR="00D77220" w:rsidRPr="000F0452" w:rsidRDefault="00D77220" w:rsidP="00D77220">
      <w:pPr>
        <w:spacing w:after="0"/>
        <w:rPr>
          <w:rFonts w:ascii="Calibri" w:hAnsi="Calibri" w:cs="Calibri"/>
          <w:b/>
          <w:bCs/>
          <w:sz w:val="24"/>
          <w:szCs w:val="24"/>
          <w:lang w:val="en-US"/>
        </w:rPr>
      </w:pPr>
      <w:r w:rsidRPr="000F0452">
        <w:rPr>
          <w:rFonts w:ascii="Calibri" w:hAnsi="Calibri" w:cs="Calibri"/>
          <w:b/>
          <w:bCs/>
          <w:sz w:val="24"/>
          <w:szCs w:val="24"/>
          <w:lang w:val="en-US"/>
        </w:rPr>
        <w:t>Complete selected Proficiencies with at least a “C” grade.</w:t>
      </w:r>
    </w:p>
    <w:p w14:paraId="20C2AD4D" w14:textId="77777777" w:rsidR="00D77220" w:rsidRPr="000F0452" w:rsidRDefault="00D77220" w:rsidP="00D77220">
      <w:pPr>
        <w:spacing w:after="0"/>
        <w:rPr>
          <w:rFonts w:ascii="Calibri" w:hAnsi="Calibri" w:cs="Calibri"/>
          <w:bCs/>
          <w:sz w:val="24"/>
          <w:szCs w:val="24"/>
          <w:lang w:val="en-US"/>
        </w:rPr>
      </w:pPr>
      <w:r w:rsidRPr="000F0452">
        <w:rPr>
          <w:rFonts w:ascii="Calibri" w:hAnsi="Calibri" w:cs="Calibri"/>
          <w:bCs/>
          <w:sz w:val="24"/>
          <w:szCs w:val="24"/>
          <w:lang w:val="en-US"/>
        </w:rPr>
        <w:t xml:space="preserve">ENGL </w:t>
      </w:r>
      <w:r w:rsidRPr="000F0452">
        <w:rPr>
          <w:rFonts w:ascii="Calibri" w:hAnsi="Calibri" w:cs="Calibri"/>
          <w:bCs/>
          <w:sz w:val="24"/>
          <w:szCs w:val="24"/>
          <w:lang w:val="en-US"/>
        </w:rPr>
        <w:tab/>
        <w:t xml:space="preserve"> 1014 Fundamentals of College Writing</w:t>
      </w:r>
    </w:p>
    <w:p w14:paraId="20C2AD4E" w14:textId="77777777" w:rsidR="00D77220" w:rsidRPr="000F0452" w:rsidRDefault="00D77220" w:rsidP="00D77220">
      <w:pPr>
        <w:spacing w:after="0"/>
        <w:rPr>
          <w:rFonts w:ascii="Calibri" w:hAnsi="Calibri" w:cs="Calibri"/>
          <w:bCs/>
          <w:sz w:val="24"/>
          <w:szCs w:val="24"/>
          <w:lang w:val="en-US"/>
        </w:rPr>
      </w:pPr>
      <w:r w:rsidRPr="000F0452">
        <w:rPr>
          <w:rFonts w:ascii="Calibri" w:hAnsi="Calibri" w:cs="Calibri"/>
          <w:bCs/>
          <w:sz w:val="24"/>
          <w:szCs w:val="24"/>
          <w:lang w:val="en-US"/>
        </w:rPr>
        <w:t xml:space="preserve">ENGL </w:t>
      </w:r>
      <w:r w:rsidRPr="000F0452">
        <w:rPr>
          <w:rFonts w:ascii="Calibri" w:hAnsi="Calibri" w:cs="Calibri"/>
          <w:bCs/>
          <w:sz w:val="24"/>
          <w:szCs w:val="24"/>
          <w:lang w:val="en-US"/>
        </w:rPr>
        <w:tab/>
        <w:t xml:space="preserve"> 2014 Introduction to Critical and Creative Writing</w:t>
      </w:r>
    </w:p>
    <w:p w14:paraId="20C2AD4F" w14:textId="77777777" w:rsidR="00D77220" w:rsidRPr="000F0452" w:rsidRDefault="00D77220" w:rsidP="00D77220">
      <w:pPr>
        <w:spacing w:after="0"/>
        <w:rPr>
          <w:rFonts w:ascii="Calibri" w:hAnsi="Calibri" w:cs="Calibri"/>
          <w:bCs/>
          <w:sz w:val="24"/>
          <w:szCs w:val="24"/>
          <w:lang w:val="en-US"/>
        </w:rPr>
      </w:pPr>
      <w:r w:rsidRPr="000F0452">
        <w:rPr>
          <w:rFonts w:ascii="Calibri" w:hAnsi="Calibri" w:cs="Calibri"/>
          <w:bCs/>
          <w:sz w:val="24"/>
          <w:szCs w:val="24"/>
          <w:lang w:val="en-US"/>
        </w:rPr>
        <w:t>COMM 1013 Public Speaking and Presentation Skills</w:t>
      </w:r>
    </w:p>
    <w:p w14:paraId="20C2AD50" w14:textId="77777777" w:rsidR="00D77220" w:rsidRPr="000F0452" w:rsidRDefault="00D77220" w:rsidP="00D77220">
      <w:pPr>
        <w:spacing w:after="0"/>
        <w:rPr>
          <w:rFonts w:ascii="Calibri" w:hAnsi="Calibri" w:cs="Calibri"/>
          <w:bCs/>
          <w:sz w:val="24"/>
          <w:szCs w:val="24"/>
          <w:lang w:val="en-US"/>
        </w:rPr>
      </w:pPr>
      <w:r w:rsidRPr="000F0452">
        <w:rPr>
          <w:rFonts w:ascii="Calibri" w:hAnsi="Calibri" w:cs="Calibri"/>
          <w:bCs/>
          <w:sz w:val="24"/>
          <w:szCs w:val="24"/>
          <w:lang w:val="en-US"/>
        </w:rPr>
        <w:t xml:space="preserve">MATH </w:t>
      </w:r>
      <w:r w:rsidRPr="000F0452">
        <w:rPr>
          <w:rFonts w:ascii="Calibri" w:hAnsi="Calibri" w:cs="Calibri"/>
          <w:bCs/>
          <w:sz w:val="24"/>
          <w:szCs w:val="24"/>
          <w:lang w:val="en-US"/>
        </w:rPr>
        <w:tab/>
        <w:t xml:space="preserve">1013 Finite Mathematics </w:t>
      </w:r>
    </w:p>
    <w:p w14:paraId="20C2AD51" w14:textId="77777777" w:rsidR="00D77220" w:rsidRPr="000F0452" w:rsidRDefault="00D77220" w:rsidP="00D77220">
      <w:pPr>
        <w:spacing w:after="0"/>
        <w:rPr>
          <w:rFonts w:ascii="Calibri" w:hAnsi="Calibri" w:cs="Calibri"/>
          <w:bCs/>
          <w:sz w:val="24"/>
          <w:szCs w:val="24"/>
          <w:lang w:val="en-US"/>
        </w:rPr>
      </w:pPr>
      <w:r w:rsidRPr="000F0452">
        <w:rPr>
          <w:rFonts w:ascii="Calibri" w:hAnsi="Calibri" w:cs="Calibri"/>
          <w:bCs/>
          <w:sz w:val="24"/>
          <w:szCs w:val="24"/>
          <w:lang w:val="en-US"/>
        </w:rPr>
        <w:t xml:space="preserve">MATH </w:t>
      </w:r>
      <w:r w:rsidRPr="000F0452">
        <w:rPr>
          <w:rFonts w:ascii="Calibri" w:hAnsi="Calibri" w:cs="Calibri"/>
          <w:bCs/>
          <w:sz w:val="24"/>
          <w:szCs w:val="24"/>
          <w:lang w:val="en-US"/>
        </w:rPr>
        <w:tab/>
        <w:t>1024 Pre-calculus</w:t>
      </w:r>
    </w:p>
    <w:p w14:paraId="20C2AD52" w14:textId="77777777" w:rsidR="00D77220" w:rsidRPr="000F0452" w:rsidRDefault="00D77220" w:rsidP="00D77220">
      <w:pPr>
        <w:spacing w:after="0"/>
        <w:rPr>
          <w:rFonts w:ascii="Calibri" w:hAnsi="Calibri" w:cs="Calibri"/>
          <w:bCs/>
          <w:sz w:val="24"/>
          <w:szCs w:val="24"/>
          <w:lang w:val="en-US"/>
        </w:rPr>
      </w:pPr>
      <w:r w:rsidRPr="000F0452">
        <w:rPr>
          <w:rFonts w:ascii="Calibri" w:hAnsi="Calibri" w:cs="Calibri"/>
          <w:bCs/>
          <w:sz w:val="24"/>
          <w:szCs w:val="24"/>
          <w:lang w:val="en-US"/>
        </w:rPr>
        <w:t xml:space="preserve">CSCI </w:t>
      </w:r>
      <w:r w:rsidRPr="000F0452">
        <w:rPr>
          <w:rFonts w:ascii="Calibri" w:hAnsi="Calibri" w:cs="Calibri"/>
          <w:bCs/>
          <w:sz w:val="24"/>
          <w:szCs w:val="24"/>
          <w:lang w:val="en-US"/>
        </w:rPr>
        <w:tab/>
        <w:t>1013 Introduction to Computer Applications</w:t>
      </w:r>
    </w:p>
    <w:p w14:paraId="20C2AD53" w14:textId="77777777" w:rsidR="00D77220" w:rsidRPr="000F0452" w:rsidRDefault="00D77220" w:rsidP="00D77220">
      <w:pPr>
        <w:spacing w:after="0"/>
        <w:rPr>
          <w:rFonts w:ascii="Calibri" w:hAnsi="Calibri" w:cs="Calibri"/>
          <w:bCs/>
          <w:sz w:val="24"/>
          <w:szCs w:val="24"/>
          <w:lang w:val="en-US"/>
        </w:rPr>
      </w:pPr>
    </w:p>
    <w:p w14:paraId="20C2AD54" w14:textId="77777777" w:rsidR="00D77220" w:rsidRPr="000F0452" w:rsidRDefault="00D77220" w:rsidP="00916FEB">
      <w:pPr>
        <w:spacing w:after="0" w:line="240" w:lineRule="auto"/>
        <w:jc w:val="both"/>
        <w:rPr>
          <w:rFonts w:cstheme="minorHAnsi"/>
          <w:lang w:val="en-US"/>
        </w:rPr>
      </w:pPr>
    </w:p>
    <w:p w14:paraId="20C2AD55" w14:textId="77777777" w:rsidR="008C7726" w:rsidRPr="000F0452" w:rsidRDefault="008C7726" w:rsidP="000F05B5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231F20"/>
          <w:sz w:val="22"/>
          <w:szCs w:val="22"/>
          <w:lang w:val="en-US"/>
        </w:rPr>
      </w:pPr>
      <w:r w:rsidRPr="000F0452">
        <w:rPr>
          <w:rFonts w:asciiTheme="minorHAnsi" w:hAnsiTheme="minorHAnsi" w:cstheme="minorHAnsi"/>
          <w:b/>
          <w:sz w:val="22"/>
          <w:szCs w:val="22"/>
          <w:lang w:val="en-US"/>
        </w:rPr>
        <w:t xml:space="preserve">ADTP Study Plan </w:t>
      </w:r>
    </w:p>
    <w:p w14:paraId="20C2AD56" w14:textId="77777777" w:rsidR="00B065CB" w:rsidRPr="000F0452" w:rsidRDefault="008C7726" w:rsidP="000F05B5">
      <w:pPr>
        <w:spacing w:after="0" w:line="240" w:lineRule="auto"/>
        <w:jc w:val="both"/>
        <w:rPr>
          <w:rFonts w:eastAsia="Times New Roman" w:cstheme="minorHAnsi"/>
          <w:iCs/>
          <w:lang w:val="en-US" w:eastAsia="en-GB"/>
        </w:rPr>
      </w:pPr>
      <w:r w:rsidRPr="000F0452">
        <w:rPr>
          <w:rFonts w:cstheme="minorHAnsi"/>
          <w:lang w:val="en-US"/>
        </w:rPr>
        <w:t xml:space="preserve">The ADTP accepts students for ALL majors. </w:t>
      </w:r>
      <w:r w:rsidR="00CB605D" w:rsidRPr="000F0452">
        <w:rPr>
          <w:rFonts w:cstheme="minorHAnsi"/>
          <w:lang w:val="en-US"/>
        </w:rPr>
        <w:t>For most majors, students spend two years of their studies in Malaysia and final two years in the States</w:t>
      </w:r>
      <w:r w:rsidRPr="000F0452">
        <w:rPr>
          <w:rFonts w:cstheme="minorHAnsi"/>
          <w:lang w:val="en-US"/>
        </w:rPr>
        <w:t xml:space="preserve">. </w:t>
      </w:r>
      <w:r w:rsidR="00F6714E" w:rsidRPr="000F0452">
        <w:rPr>
          <w:rFonts w:cstheme="minorHAnsi"/>
          <w:lang w:val="en-US"/>
        </w:rPr>
        <w:t xml:space="preserve">Students are required to take core subjects and liberal arts courses. </w:t>
      </w:r>
      <w:r w:rsidR="0019111F" w:rsidRPr="000F0452">
        <w:rPr>
          <w:rFonts w:cstheme="minorHAnsi"/>
          <w:lang w:val="en-US"/>
        </w:rPr>
        <w:t xml:space="preserve">The flexibility of the program allows other </w:t>
      </w:r>
      <w:r w:rsidR="0019111F" w:rsidRPr="000F0452">
        <w:rPr>
          <w:rFonts w:eastAsia="Times New Roman" w:cstheme="minorHAnsi"/>
          <w:iCs/>
          <w:lang w:val="en-US" w:eastAsia="en-GB"/>
        </w:rPr>
        <w:t xml:space="preserve">transfer arrangements for liberal art requirements </w:t>
      </w:r>
      <w:r w:rsidR="00071139" w:rsidRPr="000F0452">
        <w:rPr>
          <w:rFonts w:eastAsia="Times New Roman" w:cstheme="minorHAnsi"/>
          <w:iCs/>
          <w:lang w:val="en-US" w:eastAsia="en-GB"/>
        </w:rPr>
        <w:t xml:space="preserve">where </w:t>
      </w:r>
      <w:r w:rsidR="0019111F" w:rsidRPr="000F0452">
        <w:rPr>
          <w:rFonts w:eastAsia="Times New Roman" w:cstheme="minorHAnsi"/>
          <w:iCs/>
          <w:lang w:val="en-US" w:eastAsia="en-GB"/>
        </w:rPr>
        <w:t xml:space="preserve">students </w:t>
      </w:r>
      <w:r w:rsidR="00071139" w:rsidRPr="000F0452">
        <w:rPr>
          <w:rFonts w:eastAsia="Times New Roman" w:cstheme="minorHAnsi"/>
          <w:iCs/>
          <w:lang w:val="en-US" w:eastAsia="en-GB"/>
        </w:rPr>
        <w:t>can</w:t>
      </w:r>
      <w:r w:rsidR="0019111F" w:rsidRPr="000F0452">
        <w:rPr>
          <w:rFonts w:eastAsia="Times New Roman" w:cstheme="minorHAnsi"/>
          <w:iCs/>
          <w:lang w:val="en-US" w:eastAsia="en-GB"/>
        </w:rPr>
        <w:t xml:space="preserve"> undertake one year of study in Malaysia and complete the</w:t>
      </w:r>
      <w:r w:rsidR="00071139" w:rsidRPr="000F0452">
        <w:rPr>
          <w:rFonts w:eastAsia="Times New Roman" w:cstheme="minorHAnsi"/>
          <w:iCs/>
          <w:lang w:val="en-US" w:eastAsia="en-GB"/>
        </w:rPr>
        <w:t xml:space="preserve"> last</w:t>
      </w:r>
      <w:r w:rsidR="0019111F" w:rsidRPr="000F0452">
        <w:rPr>
          <w:rFonts w:eastAsia="Times New Roman" w:cstheme="minorHAnsi"/>
          <w:iCs/>
          <w:lang w:val="en-US" w:eastAsia="en-GB"/>
        </w:rPr>
        <w:t xml:space="preserve"> three years in the States. </w:t>
      </w:r>
      <w:r w:rsidR="00071139" w:rsidRPr="000F0452">
        <w:rPr>
          <w:rFonts w:eastAsia="Times New Roman" w:cstheme="minorHAnsi"/>
          <w:iCs/>
          <w:lang w:val="en-US" w:eastAsia="en-GB"/>
        </w:rPr>
        <w:t>Students must obtain the</w:t>
      </w:r>
      <w:r w:rsidR="0019111F" w:rsidRPr="000F0452">
        <w:rPr>
          <w:rFonts w:cstheme="minorHAnsi"/>
          <w:lang w:val="en-US"/>
        </w:rPr>
        <w:t xml:space="preserve"> minimum grade “C”</w:t>
      </w:r>
      <w:r w:rsidR="003D231F" w:rsidRPr="000F0452">
        <w:rPr>
          <w:rFonts w:cstheme="minorHAnsi"/>
          <w:lang w:val="en-US"/>
        </w:rPr>
        <w:t xml:space="preserve"> </w:t>
      </w:r>
      <w:r w:rsidR="00A0098B" w:rsidRPr="000F0452">
        <w:rPr>
          <w:rFonts w:cstheme="minorHAnsi"/>
          <w:lang w:val="en-US"/>
        </w:rPr>
        <w:t>to meet the eligibility of transfer</w:t>
      </w:r>
      <w:r w:rsidR="00CA4666" w:rsidRPr="000F0452">
        <w:rPr>
          <w:rFonts w:cstheme="minorHAnsi"/>
          <w:lang w:val="en-US"/>
        </w:rPr>
        <w:t xml:space="preserve"> </w:t>
      </w:r>
      <w:r w:rsidR="00A0098B" w:rsidRPr="000F0452">
        <w:rPr>
          <w:rFonts w:cstheme="minorHAnsi"/>
          <w:lang w:val="en-US"/>
        </w:rPr>
        <w:t xml:space="preserve">requirements. </w:t>
      </w:r>
      <w:r w:rsidR="00E633BF">
        <w:rPr>
          <w:rFonts w:cstheme="minorHAnsi"/>
          <w:lang w:val="en-US"/>
        </w:rPr>
        <w:t xml:space="preserve">Often, competitive universities would have </w:t>
      </w:r>
      <w:r w:rsidR="00B2657E" w:rsidRPr="000F0452">
        <w:rPr>
          <w:rFonts w:cstheme="minorHAnsi"/>
          <w:lang w:val="en-US"/>
        </w:rPr>
        <w:t xml:space="preserve">higher </w:t>
      </w:r>
      <w:r w:rsidR="00E633BF">
        <w:rPr>
          <w:rFonts w:cstheme="minorHAnsi"/>
          <w:lang w:val="en-US"/>
        </w:rPr>
        <w:t xml:space="preserve">admission </w:t>
      </w:r>
      <w:r w:rsidR="00B2657E" w:rsidRPr="000F0452">
        <w:rPr>
          <w:rFonts w:cstheme="minorHAnsi"/>
          <w:lang w:val="en-US"/>
        </w:rPr>
        <w:t xml:space="preserve">requirements and academic standards. </w:t>
      </w:r>
      <w:r w:rsidR="006E5A7C" w:rsidRPr="000F0452">
        <w:rPr>
          <w:rFonts w:cstheme="minorHAnsi"/>
          <w:lang w:val="en-US"/>
        </w:rPr>
        <w:t>It is very important</w:t>
      </w:r>
      <w:r w:rsidR="0019111F" w:rsidRPr="000F0452">
        <w:rPr>
          <w:rFonts w:cstheme="minorHAnsi"/>
          <w:lang w:val="en-US"/>
        </w:rPr>
        <w:t xml:space="preserve"> for students</w:t>
      </w:r>
      <w:r w:rsidR="006E5A7C" w:rsidRPr="000F0452">
        <w:rPr>
          <w:rFonts w:cstheme="minorHAnsi"/>
          <w:lang w:val="en-US"/>
        </w:rPr>
        <w:t xml:space="preserve"> to refer to the specific university’s </w:t>
      </w:r>
      <w:r w:rsidR="006E5A7C" w:rsidRPr="000F0452">
        <w:rPr>
          <w:rFonts w:eastAsia="Times New Roman" w:cstheme="minorHAnsi"/>
          <w:iCs/>
          <w:lang w:val="en-US" w:eastAsia="en-GB"/>
        </w:rPr>
        <w:t>admission</w:t>
      </w:r>
      <w:r w:rsidR="00B2657E" w:rsidRPr="000F0452">
        <w:rPr>
          <w:rFonts w:eastAsia="Times New Roman" w:cstheme="minorHAnsi"/>
          <w:iCs/>
          <w:lang w:val="en-US" w:eastAsia="en-GB"/>
        </w:rPr>
        <w:t xml:space="preserve"> criteria</w:t>
      </w:r>
      <w:r w:rsidR="006E5A7C" w:rsidRPr="000F0452">
        <w:rPr>
          <w:rFonts w:eastAsia="Times New Roman" w:cstheme="minorHAnsi"/>
          <w:iCs/>
          <w:lang w:val="en-US" w:eastAsia="en-GB"/>
        </w:rPr>
        <w:t xml:space="preserve">, transfer </w:t>
      </w:r>
      <w:r w:rsidR="00B2657E" w:rsidRPr="000F0452">
        <w:rPr>
          <w:rFonts w:eastAsia="Times New Roman" w:cstheme="minorHAnsi"/>
          <w:iCs/>
          <w:lang w:val="en-US" w:eastAsia="en-GB"/>
        </w:rPr>
        <w:t>requirements</w:t>
      </w:r>
      <w:r w:rsidR="006E5A7C" w:rsidRPr="000F0452">
        <w:rPr>
          <w:rFonts w:eastAsia="Times New Roman" w:cstheme="minorHAnsi"/>
          <w:iCs/>
          <w:lang w:val="en-US" w:eastAsia="en-GB"/>
        </w:rPr>
        <w:t xml:space="preserve"> and application processes.</w:t>
      </w:r>
    </w:p>
    <w:p w14:paraId="20C2AD57" w14:textId="77777777" w:rsidR="007240CD" w:rsidRPr="000F0452" w:rsidRDefault="007240CD" w:rsidP="000F05B5">
      <w:pPr>
        <w:spacing w:after="0" w:line="240" w:lineRule="auto"/>
        <w:jc w:val="both"/>
        <w:rPr>
          <w:rFonts w:eastAsia="Times New Roman" w:cstheme="minorHAnsi"/>
          <w:iCs/>
          <w:lang w:val="en-US" w:eastAsia="en-GB"/>
        </w:rPr>
      </w:pPr>
    </w:p>
    <w:tbl>
      <w:tblPr>
        <w:tblW w:w="8371" w:type="dxa"/>
        <w:tblLook w:val="04A0" w:firstRow="1" w:lastRow="0" w:firstColumn="1" w:lastColumn="0" w:noHBand="0" w:noVBand="1"/>
      </w:tblPr>
      <w:tblGrid>
        <w:gridCol w:w="3402"/>
        <w:gridCol w:w="3729"/>
        <w:gridCol w:w="1240"/>
      </w:tblGrid>
      <w:tr w:rsidR="0091764A" w:rsidRPr="00816FA6" w14:paraId="20C2AD5A" w14:textId="77777777" w:rsidTr="0091764A">
        <w:trPr>
          <w:trHeight w:val="315"/>
        </w:trPr>
        <w:tc>
          <w:tcPr>
            <w:tcW w:w="7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5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Actuarial Science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59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</w:tr>
      <w:tr w:rsidR="0091764A" w:rsidRPr="00816FA6" w14:paraId="20C2AD5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5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ACCT 2013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5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Basic Principles in Accounting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5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6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5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ACCT 2023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6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Management Accounting 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6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6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6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CSCP 1014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6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Programming I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6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D6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6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ECON 2013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6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Microeconomics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6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6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6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ECON 2023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6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Macroeconomics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6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7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6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FINN 3013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7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Business Finance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7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7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7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MATH 1034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7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Calculus 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7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D7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7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1044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7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Calculus II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7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D7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7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MATH 2014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7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Calculus III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7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D8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7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MATH 3014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8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Differential Equation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8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D8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8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lastRenderedPageBreak/>
              <w:t xml:space="preserve">MATH 3024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8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Linear Algebra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8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D8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8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STAT 2034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8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Probability Statistics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8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D8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8B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8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Total Core Credits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8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43</w:t>
            </w:r>
          </w:p>
        </w:tc>
      </w:tr>
      <w:tr w:rsidR="0091764A" w:rsidRPr="00816FA6" w14:paraId="20C2AD9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8F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90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91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</w:tr>
      <w:tr w:rsidR="0091764A" w:rsidRPr="00816FA6" w14:paraId="20C2AD9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9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Business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9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95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</w:tr>
      <w:tr w:rsidR="0091764A" w:rsidRPr="00816FA6" w14:paraId="20C2AD9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9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ACCT 2013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9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Basic Principles in Accounting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9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9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9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ACCT 2023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9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Management Accounting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9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A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9F" w14:textId="3AAD6A69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B</w:t>
            </w:r>
            <w:del w:id="26" w:author="Tze Ying" w:date="2015-10-01T12:09:00Z">
              <w:r w:rsidRPr="00816FA6" w:rsidDel="005E3303">
                <w:rPr>
                  <w:rFonts w:ascii="Calibri" w:eastAsia="Times New Roman" w:hAnsi="Calibri" w:cs="Calibri"/>
                  <w:color w:val="000000"/>
                  <w:lang w:eastAsia="en-MY"/>
                </w:rPr>
                <w:delText>US</w:delText>
              </w:r>
            </w:del>
            <w:ins w:id="27" w:author="Tze Ying" w:date="2015-10-01T12:09:00Z">
              <w:r w:rsidR="005E3303">
                <w:rPr>
                  <w:rFonts w:ascii="Calibri" w:eastAsia="Times New Roman" w:hAnsi="Calibri" w:cs="Calibri"/>
                  <w:color w:val="000000"/>
                  <w:lang w:eastAsia="en-MY"/>
                </w:rPr>
                <w:t>U.S.</w:t>
              </w:r>
            </w:ins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N 1013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Introduction to Business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A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ECON 2013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Microeconomics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A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ECON 2023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Macroeconomics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A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FIN 3013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Business Finance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B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A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MATH 1013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Finite Mathematics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B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1024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</w:t>
            </w: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Precalculus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DB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MGMT 2013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Organizational Behaviour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B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MKTG 2013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Principles of Marketing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C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B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STAT 2013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C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 Introduction to Statistics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C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C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C3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C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Total Core Credits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C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34</w:t>
            </w:r>
          </w:p>
        </w:tc>
      </w:tr>
      <w:tr w:rsidR="0091764A" w:rsidRPr="00816FA6" w14:paraId="20C2ADC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C7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C8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C9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</w:tr>
      <w:tr w:rsidR="0091764A" w:rsidRPr="00816FA6" w14:paraId="20C2ADCD" w14:textId="77777777" w:rsidTr="0091764A">
        <w:trPr>
          <w:trHeight w:val="315"/>
        </w:trPr>
        <w:tc>
          <w:tcPr>
            <w:tcW w:w="7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C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Communication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C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</w:tr>
      <w:tr w:rsidR="0091764A" w:rsidRPr="00816FA6" w14:paraId="20C2ADD1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CE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ADVS 1013*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C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Principles of Advertising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0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D5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2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COMM 1013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Public Speaking &amp;Presentation Skills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4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D9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6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COMM 1023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Intro to Human Communications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8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DD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A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COMM 2013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D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Intro to Communication Theory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C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E1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E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COMM 2023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D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Communication Research Methods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E0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E5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E2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COMM 2033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E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Mass Media and Society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E4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E9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E6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JRNS 1013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E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Introduction to Journalism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E8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ED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EA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E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Total Core Credits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EC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21</w:t>
            </w:r>
          </w:p>
        </w:tc>
      </w:tr>
      <w:tr w:rsidR="0091764A" w:rsidRPr="00816FA6" w14:paraId="20C2ADF1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EE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EF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F0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</w:tr>
      <w:tr w:rsidR="0091764A" w:rsidRPr="00816FA6" w14:paraId="20C2ADF4" w14:textId="77777777" w:rsidTr="0091764A">
        <w:trPr>
          <w:trHeight w:val="315"/>
        </w:trPr>
        <w:tc>
          <w:tcPr>
            <w:tcW w:w="7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F2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 xml:space="preserve">Computer Science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DF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</w:tr>
      <w:tr w:rsidR="0091764A" w:rsidRPr="00816FA6" w14:paraId="20C2ADF8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F5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CSCI 1013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F6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Intro to Computer Application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F7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DFC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F9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CSCP 1014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FA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Programming 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FB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00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FD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CSCP 2014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FE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Programming 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DFF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04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1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CSCP 2024*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2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Data Structures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3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08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5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ENGR 2064*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6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Digital Logic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7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0C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9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MATH 1034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A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Calculus 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B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10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D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1044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E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Calculus II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0F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14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11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1053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12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Discrete Mathematical Structure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13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18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15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2014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16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Calculus III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17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1C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19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3024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1A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Linear Algebra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1B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20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1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1E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Total Core Credits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1F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39</w:t>
            </w:r>
          </w:p>
        </w:tc>
      </w:tr>
      <w:tr w:rsidR="0091764A" w:rsidRPr="00816FA6" w14:paraId="20C2AE24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2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22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23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</w:tr>
      <w:tr w:rsidR="0091764A" w:rsidRPr="00816FA6" w14:paraId="20C2AE28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25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Engineering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26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27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</w:tr>
      <w:tr w:rsidR="0091764A" w:rsidRPr="00816FA6" w14:paraId="20C2AE2C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29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CHEM 1053/61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2A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General Chemistry II (with Lab)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2B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30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2D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ENGR 2013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2E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Basic Statics for Engineering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2F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34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31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lastRenderedPageBreak/>
              <w:t>ENGR 2023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32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Dynamics for Engineers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33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38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35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ENGR 2033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36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Fundamentals of Thermodynamics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37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3C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39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ENGR 2053*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3A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Mechanics of Materials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3B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40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3D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1034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3E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Calculus 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3F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44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1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1044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2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Calculus II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3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48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5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2014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46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Calculus III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7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4C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9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3014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A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Differential Equation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B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50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D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MATH 3024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E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Linear Algebra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4F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54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51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PHYS 2014/21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52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Physics I (with Lab)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53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5</w:t>
            </w:r>
          </w:p>
        </w:tc>
      </w:tr>
      <w:tr w:rsidR="0091764A" w:rsidRPr="00816FA6" w14:paraId="20C2AE58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55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STAT  2023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56" w14:textId="77777777" w:rsidR="0091764A" w:rsidRPr="00816FA6" w:rsidRDefault="0091764A" w:rsidP="009176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Statistics for Engineering                      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57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5C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5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5A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Total Core Credits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5B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44</w:t>
            </w:r>
          </w:p>
        </w:tc>
      </w:tr>
      <w:tr w:rsidR="0091764A" w:rsidRPr="00816FA6" w14:paraId="20C2AE60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5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5E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5F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</w:tr>
      <w:tr w:rsidR="0091764A" w:rsidRPr="00816FA6" w14:paraId="20C2AE62" w14:textId="77777777" w:rsidTr="0091764A">
        <w:trPr>
          <w:trHeight w:val="315"/>
        </w:trPr>
        <w:tc>
          <w:tcPr>
            <w:tcW w:w="83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1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Forensic Science, Pharmacy, Biomedical Science &amp; Nursing</w:t>
            </w:r>
          </w:p>
        </w:tc>
      </w:tr>
      <w:tr w:rsidR="0091764A" w:rsidRPr="00816FA6" w14:paraId="20C2AE6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BIOL 1033/41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Intro to Cell Biology (with Lab)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6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BIOL 1053/61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Evolution, Diversity &amp; Ecology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6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BIOT 1043/51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Intro to Biotechnology (with Lab)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7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6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CHEM 1033/41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General Chemistry I (with Lab)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7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CHEM 1053/61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General Chemistry II (with Lab)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7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CHEM 2013/11*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Organic Chemistry I (with Lab)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7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MATH 1024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7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Precalculus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8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7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MATH 1034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8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Calculus I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8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8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8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PHYS 1014/21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8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College Physics I (with Lab)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8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5</w:t>
            </w:r>
          </w:p>
        </w:tc>
      </w:tr>
      <w:tr w:rsidR="0091764A" w:rsidRPr="00816FA6" w14:paraId="20C2AE8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8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PHYS 1034/41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8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College Physics II (with Lab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8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5</w:t>
            </w:r>
          </w:p>
        </w:tc>
      </w:tr>
      <w:tr w:rsidR="0091764A" w:rsidRPr="00816FA6" w14:paraId="20C2AE8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8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STAT 2013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8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Introduction to Statistics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8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9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8F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9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Total Core Credits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9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45</w:t>
            </w:r>
          </w:p>
        </w:tc>
      </w:tr>
      <w:tr w:rsidR="0091764A" w:rsidRPr="00816FA6" w14:paraId="20C2AE9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93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94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95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</w:tr>
      <w:tr w:rsidR="0091764A" w:rsidRPr="00816FA6" w14:paraId="20C2AE9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9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Psychology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9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99" w14:textId="77777777" w:rsidR="0091764A" w:rsidRPr="00816FA6" w:rsidRDefault="0091764A" w:rsidP="0091764A">
            <w:pPr>
              <w:spacing w:after="0"/>
              <w:rPr>
                <w:rFonts w:ascii="Times New Roman" w:eastAsia="Times New Roman" w:hAnsi="Times New Roman"/>
                <w:sz w:val="20"/>
                <w:szCs w:val="20"/>
                <w:lang w:eastAsia="en-MY"/>
              </w:rPr>
            </w:pPr>
          </w:p>
        </w:tc>
      </w:tr>
      <w:tr w:rsidR="0091764A" w:rsidRPr="00816FA6" w14:paraId="20C2AE9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9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MATH 1013             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AE9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Finite Mathematics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9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A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9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MATH 1024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Precalculus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4</w:t>
            </w:r>
          </w:p>
        </w:tc>
      </w:tr>
      <w:tr w:rsidR="0091764A" w:rsidRPr="00816FA6" w14:paraId="20C2AEA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PSYC 1013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Introduction to Psychology  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A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PSYC 1023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Developmental Psychology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A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B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PSYC 2013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Abnormal Psychology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B2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AF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PSYC 2023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0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Social Psychology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1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B6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3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PSYC 3023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4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Research Method on Psychology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5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BA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7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 xml:space="preserve">STAT 2013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8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Introduction to Statistics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9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color w:val="000000"/>
                <w:lang w:eastAsia="en-MY"/>
              </w:rPr>
              <w:t>3</w:t>
            </w:r>
          </w:p>
        </w:tc>
      </w:tr>
      <w:tr w:rsidR="0091764A" w:rsidRPr="00816FA6" w14:paraId="20C2AEBE" w14:textId="77777777" w:rsidTr="0091764A">
        <w:trPr>
          <w:trHeight w:val="315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B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lang w:eastAsia="en-MY"/>
              </w:rPr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C" w14:textId="77777777" w:rsidR="0091764A" w:rsidRPr="00816FA6" w:rsidRDefault="0091764A" w:rsidP="0091764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Total Core Credits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AEBD" w14:textId="77777777" w:rsidR="0091764A" w:rsidRPr="00816FA6" w:rsidRDefault="0091764A" w:rsidP="0091764A">
            <w:pPr>
              <w:spacing w:after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</w:pPr>
            <w:r w:rsidRPr="00816FA6">
              <w:rPr>
                <w:rFonts w:ascii="Calibri" w:eastAsia="Times New Roman" w:hAnsi="Calibri" w:cs="Calibri"/>
                <w:b/>
                <w:bCs/>
                <w:color w:val="000000"/>
                <w:lang w:eastAsia="en-MY"/>
              </w:rPr>
              <w:t>25</w:t>
            </w:r>
          </w:p>
        </w:tc>
      </w:tr>
    </w:tbl>
    <w:p w14:paraId="20C2AEBF" w14:textId="77777777" w:rsid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cstheme="minorHAnsi"/>
          <w:color w:val="000000"/>
          <w:sz w:val="18"/>
          <w:szCs w:val="18"/>
        </w:rPr>
      </w:pPr>
    </w:p>
    <w:p w14:paraId="20C2AEC0" w14:textId="77777777" w:rsidR="0091764A" w:rsidRPr="000F0452" w:rsidRDefault="0091764A" w:rsidP="0091764A">
      <w:r w:rsidRPr="000F0452">
        <w:t xml:space="preserve">* Note: Subjects will be commencing from August 2016 onwards </w:t>
      </w:r>
    </w:p>
    <w:p w14:paraId="20C2AEC1" w14:textId="77777777" w:rsid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cstheme="minorHAnsi"/>
          <w:color w:val="000000"/>
          <w:sz w:val="18"/>
          <w:szCs w:val="18"/>
        </w:rPr>
      </w:pPr>
    </w:p>
    <w:p w14:paraId="20C2AEC2" w14:textId="77777777" w:rsidR="007A6E33" w:rsidRPr="006C67FC" w:rsidRDefault="007A6E33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color w:val="000000"/>
        </w:rPr>
      </w:pPr>
      <w:r w:rsidRPr="006C67FC">
        <w:rPr>
          <w:rFonts w:cstheme="minorHAnsi"/>
          <w:b/>
          <w:color w:val="000000"/>
        </w:rPr>
        <w:t xml:space="preserve">Transfer Globally  </w:t>
      </w:r>
    </w:p>
    <w:p w14:paraId="20C2AEC3" w14:textId="77777777" w:rsidR="006C67FC" w:rsidRPr="006C67FC" w:rsidRDefault="006C67FC" w:rsidP="006C67F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C67FC">
        <w:rPr>
          <w:rFonts w:cstheme="minorHAnsi"/>
        </w:rPr>
        <w:t xml:space="preserve">The ADTP at Sunway has been helping students realise their dreams for over 25 years, and our students have successfully transferred to top-ranked American universities like Cornell University, Johns Hopkins University, University of Michigan - Ann Arbor, New York University and more. </w:t>
      </w:r>
    </w:p>
    <w:p w14:paraId="20C2AEC4" w14:textId="77777777" w:rsidR="006C67FC" w:rsidRPr="006C67FC" w:rsidRDefault="006C67FC" w:rsidP="006C67F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EC5" w14:textId="0A40895E" w:rsidR="0091764A" w:rsidRPr="006C67FC" w:rsidRDefault="006C67FC" w:rsidP="006C67F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C67FC">
        <w:rPr>
          <w:rFonts w:cstheme="minorHAnsi"/>
        </w:rPr>
        <w:lastRenderedPageBreak/>
        <w:t xml:space="preserve">The flexibility of Sunway's ADTP also allows students to transfer to universities in Canada, </w:t>
      </w:r>
      <w:del w:id="28" w:author="Tze Ying" w:date="2015-10-01T12:12:00Z">
        <w:r w:rsidRPr="006C67FC" w:rsidDel="005E3303">
          <w:rPr>
            <w:rFonts w:cstheme="minorHAnsi"/>
          </w:rPr>
          <w:delText xml:space="preserve">Europe </w:delText>
        </w:r>
      </w:del>
      <w:r w:rsidRPr="006C67FC">
        <w:rPr>
          <w:rFonts w:cstheme="minorHAnsi"/>
        </w:rPr>
        <w:t>and the UK, New</w:t>
      </w:r>
      <w:r>
        <w:rPr>
          <w:rFonts w:cstheme="minorHAnsi"/>
        </w:rPr>
        <w:t xml:space="preserve"> </w:t>
      </w:r>
      <w:r w:rsidRPr="006C67FC">
        <w:rPr>
          <w:rFonts w:cstheme="minorHAnsi"/>
        </w:rPr>
        <w:t>Zealand and Australia.</w:t>
      </w:r>
    </w:p>
    <w:p w14:paraId="20C2AEC6" w14:textId="77777777" w:rsidR="0091764A" w:rsidRPr="006C67FC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cstheme="minorHAnsi"/>
        </w:rPr>
      </w:pPr>
    </w:p>
    <w:p w14:paraId="20C2AEC7" w14:textId="77777777" w:rsidR="006C67FC" w:rsidRDefault="006C67FC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B7F2"/>
          <w:sz w:val="18"/>
          <w:szCs w:val="12"/>
        </w:rPr>
      </w:pPr>
      <w:r w:rsidRPr="006C67FC">
        <w:rPr>
          <w:rFonts w:ascii="Helvetica" w:hAnsi="Helvetica" w:cs="MetaPro-Bold"/>
          <w:noProof/>
          <w:color w:val="00B7F2"/>
          <w:sz w:val="18"/>
          <w:szCs w:val="12"/>
          <w:lang w:val="en-MY" w:eastAsia="en-MY"/>
        </w:rPr>
        <w:drawing>
          <wp:inline distT="0" distB="0" distL="0" distR="0" wp14:anchorId="20C2AFD1" wp14:editId="20C2AFD2">
            <wp:extent cx="3962400" cy="49729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8" cy="497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AEC8" w14:textId="77777777" w:rsidR="006C67FC" w:rsidRDefault="006C67FC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B7F2"/>
          <w:sz w:val="18"/>
          <w:szCs w:val="12"/>
        </w:rPr>
      </w:pPr>
    </w:p>
    <w:p w14:paraId="20C2AEC9" w14:textId="06B3BD48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Embry - Riddle Aeronautical University (Reg</w:t>
      </w:r>
      <w:ins w:id="29" w:author="Sunita Gnanamalar Arthur Selvaraj" w:date="2015-09-28T08:54:00Z">
        <w:r w:rsidR="003B59D5">
          <w:rPr>
            <w:rFonts w:ascii="Helvetica" w:hAnsi="Helvetica" w:cs="MetaPro-Bold"/>
            <w:color w:val="000000"/>
            <w:sz w:val="18"/>
            <w:szCs w:val="14"/>
          </w:rPr>
          <w:t>ional</w:t>
        </w:r>
      </w:ins>
      <w:r w:rsidRPr="0091764A">
        <w:rPr>
          <w:rFonts w:ascii="Helvetica" w:hAnsi="Helvetica" w:cs="MetaPro-Bold"/>
          <w:color w:val="000000"/>
          <w:sz w:val="18"/>
          <w:szCs w:val="14"/>
        </w:rPr>
        <w:t>. University No. 10*)</w:t>
      </w:r>
    </w:p>
    <w:p w14:paraId="20C2AECA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Florida Institute of Technology (National University No. 159*)</w:t>
      </w:r>
    </w:p>
    <w:p w14:paraId="20C2AECB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Georgia Institute of Technology (National University No. 35*)</w:t>
      </w:r>
    </w:p>
    <w:p w14:paraId="20C2AECC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Illinois Institute of Technology – Chicago (National University No. 111*)</w:t>
      </w:r>
    </w:p>
    <w:p w14:paraId="20C2AECD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University of Illinois, Urbana – Champaign (National University No. 47*)</w:t>
      </w:r>
    </w:p>
    <w:p w14:paraId="20C2AECE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Indiana University – Bloomington (National University No. 75*)</w:t>
      </w:r>
    </w:p>
    <w:p w14:paraId="20C2AECF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Purdue University - West Lafayette (National University No. 56*)</w:t>
      </w:r>
    </w:p>
    <w:p w14:paraId="20C2AED0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Iowa State University (National University No. 94*)</w:t>
      </w:r>
    </w:p>
    <w:p w14:paraId="20C2AED1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University of Iowa (National University No. 72*)</w:t>
      </w:r>
    </w:p>
    <w:p w14:paraId="20C2AED2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University of Kansas (National University No. 104*)</w:t>
      </w:r>
    </w:p>
    <w:p w14:paraId="20C2AED3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Michigan State University (National University No. 79*)</w:t>
      </w:r>
    </w:p>
    <w:p w14:paraId="20C2AED4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University of Michigan - Ann Arbor (National University No. 29*)</w:t>
      </w:r>
    </w:p>
    <w:p w14:paraId="20C2AED5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University of Minnesota - Twin Cities (National University No. 64*)</w:t>
      </w:r>
    </w:p>
    <w:p w14:paraId="20C2AED6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University of Missouri – Rolla (National University No. 94*)</w:t>
      </w:r>
    </w:p>
    <w:p w14:paraId="20C2AED7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University of Nebraska – Lincoln (National University No. 104*)</w:t>
      </w:r>
    </w:p>
    <w:p w14:paraId="20C2AED8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lastRenderedPageBreak/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Rutgers, The State University of New Jersey (National University No. 64*)</w:t>
      </w:r>
    </w:p>
    <w:p w14:paraId="20C2AED9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Cornell University (National University No. 15*)</w:t>
      </w:r>
    </w:p>
    <w:p w14:paraId="20C2AEDA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New York University (National University No. 33*)</w:t>
      </w:r>
    </w:p>
    <w:p w14:paraId="20C2AEDB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The Ohio State University – Columbus (National University No. 56*)</w:t>
      </w:r>
    </w:p>
    <w:p w14:paraId="20C2AEDC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University of Oregon (National University No. 111*)</w:t>
      </w:r>
    </w:p>
    <w:p w14:paraId="20C2AEDD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Pennsylvania State University (National University No. 48*)</w:t>
      </w:r>
    </w:p>
    <w:p w14:paraId="20C2AEDE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Texas A&amp;M University - College Station (National University No. 63*)</w:t>
      </w:r>
    </w:p>
    <w:p w14:paraId="20C2AEDF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Archer-MediumItalic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 xml:space="preserve">University of Texas – Austin </w:t>
      </w:r>
      <w:r w:rsidRPr="0091764A">
        <w:rPr>
          <w:rFonts w:ascii="Helvetica" w:hAnsi="Helvetica" w:cs="MetaPro-Bold"/>
          <w:color w:val="000000"/>
          <w:sz w:val="18"/>
          <w:szCs w:val="14"/>
        </w:rPr>
        <w:t>(National University No. 53*)</w:t>
      </w:r>
    </w:p>
    <w:p w14:paraId="20C2AEE0" w14:textId="77777777" w:rsidR="0091764A" w:rsidRP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MetaPro-Bold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MetaPro-Bold"/>
          <w:color w:val="000000"/>
          <w:sz w:val="18"/>
          <w:szCs w:val="14"/>
        </w:rPr>
        <w:t>University of Virginia – Charlottesville (National University No. 25*)</w:t>
      </w:r>
    </w:p>
    <w:p w14:paraId="20C2AEE1" w14:textId="77777777" w:rsidR="0091764A" w:rsidRPr="00611A81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Helvetica" w:hAnsi="Helvetica" w:cs="Archer-MediumItalic"/>
          <w:color w:val="000000"/>
          <w:sz w:val="18"/>
          <w:szCs w:val="14"/>
        </w:rPr>
      </w:pPr>
      <w:r w:rsidRPr="0091764A">
        <w:rPr>
          <w:rFonts w:ascii="Helvetica" w:hAnsi="Helvetica" w:cs="MetaPro-Bold"/>
          <w:color w:val="00B7F2"/>
          <w:sz w:val="18"/>
          <w:szCs w:val="12"/>
        </w:rPr>
        <w:t xml:space="preserve">• </w:t>
      </w:r>
      <w:r w:rsidRPr="0091764A">
        <w:rPr>
          <w:rFonts w:ascii="Helvetica" w:hAnsi="Helvetica" w:cs="Archer-MediumItalic"/>
          <w:color w:val="000000"/>
          <w:sz w:val="18"/>
          <w:szCs w:val="14"/>
        </w:rPr>
        <w:t>University of Wisconsin – Madison (National University No. 45*)</w:t>
      </w:r>
    </w:p>
    <w:p w14:paraId="20C2AEE2" w14:textId="77777777" w:rsidR="0091764A" w:rsidRPr="00E738E3" w:rsidRDefault="0091764A" w:rsidP="0091764A"/>
    <w:p w14:paraId="20C2AEE3" w14:textId="77777777" w:rsidR="0091764A" w:rsidRDefault="0091764A" w:rsidP="0091764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cstheme="minorHAnsi"/>
          <w:color w:val="000000"/>
          <w:sz w:val="18"/>
          <w:szCs w:val="18"/>
        </w:rPr>
      </w:pPr>
    </w:p>
    <w:p w14:paraId="20C2AEE4" w14:textId="77777777" w:rsidR="007240CD" w:rsidRDefault="007240CD" w:rsidP="007240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14:paraId="20C2AEE5" w14:textId="77777777" w:rsidR="00B62C63" w:rsidRPr="00B62C63" w:rsidRDefault="00B62C63" w:rsidP="00B62C63">
      <w:p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b/>
          <w:sz w:val="32"/>
          <w:szCs w:val="32"/>
        </w:rPr>
      </w:pPr>
      <w:r w:rsidRPr="00B62C63">
        <w:rPr>
          <w:rFonts w:ascii="Gotham-Book" w:hAnsi="Gotham-Book" w:cs="Gotham-Book"/>
          <w:b/>
          <w:sz w:val="32"/>
          <w:szCs w:val="32"/>
        </w:rPr>
        <w:t>Transfers According to Major</w:t>
      </w:r>
    </w:p>
    <w:p w14:paraId="20C2AEE6" w14:textId="77777777" w:rsidR="00B62C63" w:rsidRPr="009A7978" w:rsidRDefault="00B62C63" w:rsidP="00B62C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0"/>
          <w:szCs w:val="20"/>
          <w:lang w:val="en-US"/>
        </w:rPr>
      </w:pPr>
      <w:r w:rsidRPr="009A7978">
        <w:rPr>
          <w:rFonts w:ascii="Gotham-Book" w:hAnsi="Gotham-Book" w:cs="Gotham-Book"/>
          <w:sz w:val="20"/>
          <w:szCs w:val="20"/>
        </w:rPr>
        <w:t>The following universities in the United States of America, Canada and other regions have accepted Sunway students.</w:t>
      </w:r>
    </w:p>
    <w:p w14:paraId="20C2AEE7" w14:textId="77777777" w:rsidR="00B62C63" w:rsidRPr="005556FF" w:rsidRDefault="005556FF" w:rsidP="007240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lang w:val="en-US"/>
        </w:rPr>
      </w:pPr>
      <w:r w:rsidRPr="005556FF">
        <w:rPr>
          <w:rFonts w:cstheme="minorHAnsi"/>
          <w:b/>
          <w:color w:val="FF0000"/>
          <w:lang w:val="en-US"/>
        </w:rPr>
        <w:t xml:space="preserve">&lt;Note: pending the </w:t>
      </w:r>
      <w:r>
        <w:rPr>
          <w:rFonts w:cstheme="minorHAnsi"/>
          <w:b/>
          <w:color w:val="FF0000"/>
          <w:lang w:val="en-US"/>
        </w:rPr>
        <w:t>latest</w:t>
      </w:r>
      <w:r w:rsidRPr="005556FF">
        <w:rPr>
          <w:rFonts w:cstheme="minorHAnsi"/>
          <w:b/>
          <w:color w:val="FF0000"/>
          <w:lang w:val="en-US"/>
        </w:rPr>
        <w:t xml:space="preserve"> list from </w:t>
      </w:r>
      <w:r>
        <w:rPr>
          <w:rFonts w:cstheme="minorHAnsi"/>
          <w:b/>
          <w:color w:val="FF0000"/>
          <w:lang w:val="en-US"/>
        </w:rPr>
        <w:t>Dr. Sim&gt;</w:t>
      </w:r>
    </w:p>
    <w:p w14:paraId="20C2AEE8" w14:textId="77777777" w:rsidR="00B62C63" w:rsidRDefault="00B62C63" w:rsidP="007240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14:paraId="20C2AEE9" w14:textId="77777777" w:rsidR="005556FF" w:rsidRDefault="005556FF" w:rsidP="007240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14:paraId="20C2AEEA" w14:textId="77777777" w:rsidR="00B62C63" w:rsidRDefault="00B62C63" w:rsidP="007240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14:paraId="20C2AEEB" w14:textId="29D822B3" w:rsidR="007240CD" w:rsidRPr="000F0452" w:rsidRDefault="007240CD" w:rsidP="007240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del w:id="30" w:author="Tze Ying" w:date="2015-10-01T12:09:00Z">
        <w:r w:rsidRPr="000F0452" w:rsidDel="005E3303">
          <w:rPr>
            <w:rFonts w:cstheme="minorHAnsi"/>
            <w:b/>
            <w:lang w:val="en-US"/>
          </w:rPr>
          <w:delText>US</w:delText>
        </w:r>
      </w:del>
      <w:ins w:id="31" w:author="Tze Ying" w:date="2015-10-01T12:09:00Z">
        <w:r w:rsidR="005E3303">
          <w:rPr>
            <w:rFonts w:cstheme="minorHAnsi"/>
            <w:b/>
            <w:lang w:val="en-US"/>
          </w:rPr>
          <w:t>U.S.</w:t>
        </w:r>
      </w:ins>
      <w:r w:rsidRPr="000F0452">
        <w:rPr>
          <w:rFonts w:cstheme="minorHAnsi"/>
          <w:b/>
          <w:lang w:val="en-US"/>
        </w:rPr>
        <w:t xml:space="preserve"> Scholarships</w:t>
      </w:r>
    </w:p>
    <w:p w14:paraId="20C2AEEC" w14:textId="63B7FDB9" w:rsidR="00003510" w:rsidRPr="000F0452" w:rsidRDefault="00080488" w:rsidP="007240CD">
      <w:pPr>
        <w:autoSpaceDE w:val="0"/>
        <w:autoSpaceDN w:val="0"/>
        <w:jc w:val="both"/>
        <w:rPr>
          <w:rFonts w:cstheme="minorHAnsi"/>
          <w:lang w:val="en-US"/>
        </w:rPr>
      </w:pPr>
      <w:r w:rsidRPr="000F0452">
        <w:rPr>
          <w:lang w:val="en-US"/>
        </w:rPr>
        <w:t>Year after year, many of</w:t>
      </w:r>
      <w:r w:rsidR="007240CD" w:rsidRPr="000F0452">
        <w:rPr>
          <w:lang w:val="en-US" w:eastAsia="en-GB"/>
        </w:rPr>
        <w:t xml:space="preserve"> our students </w:t>
      </w:r>
      <w:r w:rsidR="007240CD" w:rsidRPr="000F0452">
        <w:rPr>
          <w:lang w:val="en-US"/>
        </w:rPr>
        <w:t xml:space="preserve">have successfully obtained scholarships from top </w:t>
      </w:r>
      <w:del w:id="32" w:author="Tze Ying" w:date="2015-10-01T12:09:00Z">
        <w:r w:rsidR="007240CD" w:rsidRPr="000F0452" w:rsidDel="005E3303">
          <w:rPr>
            <w:rFonts w:cstheme="minorHAnsi"/>
            <w:lang w:val="en-US"/>
          </w:rPr>
          <w:delText>US</w:delText>
        </w:r>
      </w:del>
      <w:ins w:id="33" w:author="Tze Ying" w:date="2015-10-01T12:09:00Z">
        <w:r w:rsidR="005E3303">
          <w:rPr>
            <w:rFonts w:cstheme="minorHAnsi"/>
            <w:lang w:val="en-US"/>
          </w:rPr>
          <w:t>U.S.</w:t>
        </w:r>
      </w:ins>
      <w:r w:rsidR="007240CD" w:rsidRPr="000F0452">
        <w:rPr>
          <w:rFonts w:cstheme="minorHAnsi"/>
          <w:lang w:val="en-US"/>
        </w:rPr>
        <w:t xml:space="preserve"> universities. </w:t>
      </w:r>
      <w:r w:rsidRPr="000F0452">
        <w:rPr>
          <w:rFonts w:cstheme="minorHAnsi"/>
          <w:lang w:val="en-US"/>
        </w:rPr>
        <w:t>A select list of</w:t>
      </w:r>
      <w:r w:rsidR="00003510" w:rsidRPr="000F0452">
        <w:rPr>
          <w:rFonts w:cstheme="minorHAnsi"/>
          <w:lang w:val="en-US"/>
        </w:rPr>
        <w:t xml:space="preserve"> universities offer scholarships for our students in 2015:</w:t>
      </w:r>
    </w:p>
    <w:tbl>
      <w:tblPr>
        <w:tblStyle w:val="TableGrid"/>
        <w:tblW w:w="8696" w:type="dxa"/>
        <w:tblInd w:w="0" w:type="dxa"/>
        <w:tblLook w:val="04A0" w:firstRow="1" w:lastRow="0" w:firstColumn="1" w:lastColumn="0" w:noHBand="0" w:noVBand="1"/>
      </w:tblPr>
      <w:tblGrid>
        <w:gridCol w:w="475"/>
        <w:gridCol w:w="1647"/>
        <w:gridCol w:w="2409"/>
        <w:gridCol w:w="2748"/>
        <w:gridCol w:w="1417"/>
      </w:tblGrid>
      <w:tr w:rsidR="00080488" w:rsidRPr="000F0452" w14:paraId="20C2AEF2" w14:textId="77777777" w:rsidTr="00080488">
        <w:trPr>
          <w:trHeight w:val="443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ED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No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AEEE" w14:textId="77777777" w:rsidR="00080488" w:rsidRPr="000F0452" w:rsidRDefault="00080488" w:rsidP="0091764A">
            <w:pPr>
              <w:rPr>
                <w:b/>
                <w:bCs/>
                <w:lang w:val="en-US"/>
              </w:rPr>
            </w:pPr>
            <w:r w:rsidRPr="000F0452">
              <w:rPr>
                <w:b/>
                <w:bCs/>
                <w:lang w:val="en-US"/>
              </w:rPr>
              <w:t>Transfer Semester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AEEF" w14:textId="77777777" w:rsidR="00080488" w:rsidRPr="000F0452" w:rsidRDefault="00080488" w:rsidP="0091764A">
            <w:pPr>
              <w:rPr>
                <w:b/>
                <w:bCs/>
                <w:lang w:val="en-US"/>
              </w:rPr>
            </w:pPr>
            <w:r w:rsidRPr="000F0452">
              <w:rPr>
                <w:b/>
                <w:bCs/>
                <w:lang w:val="en-US"/>
              </w:rPr>
              <w:t>Major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AEF0" w14:textId="77777777" w:rsidR="00080488" w:rsidRPr="000F0452" w:rsidRDefault="00080488" w:rsidP="0091764A">
            <w:pPr>
              <w:rPr>
                <w:b/>
                <w:bCs/>
                <w:lang w:val="en-US"/>
              </w:rPr>
            </w:pPr>
            <w:r w:rsidRPr="000F0452">
              <w:rPr>
                <w:b/>
                <w:bCs/>
                <w:lang w:val="en-US"/>
              </w:rPr>
              <w:t>Transferring University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AEF1" w14:textId="248D941A" w:rsidR="00080488" w:rsidRPr="000F0452" w:rsidRDefault="00080488" w:rsidP="0091764A">
            <w:pPr>
              <w:rPr>
                <w:b/>
                <w:bCs/>
                <w:lang w:val="en-US"/>
              </w:rPr>
            </w:pPr>
            <w:r w:rsidRPr="000F0452">
              <w:rPr>
                <w:b/>
                <w:bCs/>
                <w:lang w:val="en-US"/>
              </w:rPr>
              <w:t>Scholarship (</w:t>
            </w:r>
            <w:del w:id="34" w:author="Tze Ying" w:date="2015-10-01T12:09:00Z">
              <w:r w:rsidRPr="000F0452" w:rsidDel="005E3303">
                <w:rPr>
                  <w:b/>
                  <w:bCs/>
                  <w:lang w:val="en-US"/>
                </w:rPr>
                <w:delText>US</w:delText>
              </w:r>
            </w:del>
            <w:ins w:id="35" w:author="Tze Ying" w:date="2015-10-01T12:09:00Z">
              <w:r w:rsidR="005E3303">
                <w:rPr>
                  <w:b/>
                  <w:bCs/>
                  <w:lang w:val="en-US"/>
                </w:rPr>
                <w:t>U.S.</w:t>
              </w:r>
            </w:ins>
            <w:r w:rsidRPr="000F0452">
              <w:rPr>
                <w:b/>
                <w:bCs/>
                <w:lang w:val="en-US"/>
              </w:rPr>
              <w:t>D)</w:t>
            </w:r>
          </w:p>
        </w:tc>
      </w:tr>
      <w:tr w:rsidR="00080488" w:rsidRPr="000F0452" w14:paraId="20C2AEF8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3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4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5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Management Science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6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Southern Illinois University, Carbondale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7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12,500</w:t>
            </w:r>
          </w:p>
        </w:tc>
      </w:tr>
      <w:tr w:rsidR="00080488" w:rsidRPr="000F0452" w14:paraId="20C2AEFE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9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2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A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B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Engineering Technology, General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C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Southern Illinois University, Carbondale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D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12,500</w:t>
            </w:r>
          </w:p>
        </w:tc>
      </w:tr>
      <w:tr w:rsidR="00080488" w:rsidRPr="000F0452" w14:paraId="20C2AF04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EFF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3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0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1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Mathematics General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2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Southern Illinois University, Carbondale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3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12,500</w:t>
            </w:r>
          </w:p>
        </w:tc>
      </w:tr>
      <w:tr w:rsidR="00080488" w:rsidRPr="000F0452" w14:paraId="20C2AF0A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5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4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6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7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Electrical  &amp; Electronics Engineering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8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Southern Illinois University, Carbondale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9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12,500</w:t>
            </w:r>
          </w:p>
        </w:tc>
      </w:tr>
      <w:tr w:rsidR="00080488" w:rsidRPr="000F0452" w14:paraId="20C2AF10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B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5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C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D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Pre - Medicine / Pre Medical Studies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E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Southern Illinois University, Carbondale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0F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12,500</w:t>
            </w:r>
          </w:p>
        </w:tc>
      </w:tr>
      <w:tr w:rsidR="00080488" w:rsidRPr="000F0452" w14:paraId="20C2AF16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1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6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2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3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Mechanical Engineering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4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Western Michigan University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5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14,000</w:t>
            </w:r>
          </w:p>
        </w:tc>
      </w:tr>
      <w:tr w:rsidR="00080488" w:rsidRPr="000F0452" w14:paraId="20C2AF1C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7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7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8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9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Finance/ Economics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A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John Carroll University, Ohio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B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21,100</w:t>
            </w:r>
          </w:p>
        </w:tc>
      </w:tr>
      <w:tr w:rsidR="00080488" w:rsidRPr="000F0452" w14:paraId="20C2AF22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D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8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E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1F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Computer Science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0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Illinois Institute of Technology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1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30,000</w:t>
            </w:r>
          </w:p>
        </w:tc>
      </w:tr>
      <w:tr w:rsidR="00080488" w:rsidRPr="000F0452" w14:paraId="20C2AF28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3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9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4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5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Computer Science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6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University of Idaho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7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30,196</w:t>
            </w:r>
          </w:p>
        </w:tc>
      </w:tr>
      <w:tr w:rsidR="00080488" w:rsidRPr="000F0452" w14:paraId="20C2AF2E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9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10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A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B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General Engineering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C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Western Michigan University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D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4,000</w:t>
            </w:r>
          </w:p>
        </w:tc>
      </w:tr>
      <w:tr w:rsidR="00080488" w:rsidRPr="000F0452" w14:paraId="20C2AF34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2F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11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0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1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Journalism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2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Western Michigan University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3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4,000</w:t>
            </w:r>
          </w:p>
        </w:tc>
      </w:tr>
      <w:tr w:rsidR="00080488" w:rsidRPr="000F0452" w14:paraId="20C2AF3A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5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lastRenderedPageBreak/>
              <w:t>12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6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7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Mechanical Engineering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8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Indiana University-Purdue University Indianapolis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9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5,000</w:t>
            </w:r>
          </w:p>
        </w:tc>
      </w:tr>
      <w:tr w:rsidR="00080488" w:rsidRPr="000F0452" w14:paraId="20C2AF40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B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13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C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Fall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D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Biological Science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E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Western Michigan University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3F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8,000</w:t>
            </w:r>
          </w:p>
        </w:tc>
      </w:tr>
      <w:tr w:rsidR="00080488" w:rsidRPr="000F0452" w14:paraId="20C2AF46" w14:textId="77777777" w:rsidTr="00080488">
        <w:trPr>
          <w:trHeight w:val="312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41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14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42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Summer 2015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43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 xml:space="preserve">Chemical Engineering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44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University of Nebraska Lincoln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2AF45" w14:textId="77777777" w:rsidR="00080488" w:rsidRPr="000F0452" w:rsidRDefault="00080488" w:rsidP="0091764A">
            <w:pPr>
              <w:rPr>
                <w:lang w:val="en-US"/>
              </w:rPr>
            </w:pPr>
            <w:r w:rsidRPr="000F0452">
              <w:rPr>
                <w:lang w:val="en-US"/>
              </w:rPr>
              <w:t>9,000</w:t>
            </w:r>
          </w:p>
        </w:tc>
      </w:tr>
    </w:tbl>
    <w:p w14:paraId="20C2AF47" w14:textId="77777777" w:rsidR="007240CD" w:rsidRPr="000F0452" w:rsidRDefault="007240CD" w:rsidP="007240C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</w:p>
    <w:p w14:paraId="20C2AF48" w14:textId="77777777" w:rsidR="00502F9F" w:rsidRDefault="00502F9F" w:rsidP="007240C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</w:p>
    <w:p w14:paraId="20C2AF49" w14:textId="77777777" w:rsidR="00502F9F" w:rsidRDefault="00502F9F" w:rsidP="007240C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</w:p>
    <w:p w14:paraId="20C2AF4A" w14:textId="66776084" w:rsidR="007240CD" w:rsidRPr="000F0452" w:rsidRDefault="007240CD" w:rsidP="007240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0F0452">
        <w:rPr>
          <w:rFonts w:cstheme="minorHAnsi"/>
          <w:b/>
          <w:lang w:val="en-US"/>
        </w:rPr>
        <w:t xml:space="preserve">Transfer to </w:t>
      </w:r>
      <w:del w:id="36" w:author="Tze Ying" w:date="2015-10-01T12:09:00Z">
        <w:r w:rsidRPr="000F0452" w:rsidDel="005E3303">
          <w:rPr>
            <w:rFonts w:cstheme="minorHAnsi"/>
            <w:b/>
            <w:lang w:val="en-US"/>
          </w:rPr>
          <w:delText>US</w:delText>
        </w:r>
      </w:del>
      <w:ins w:id="37" w:author="Tze Ying" w:date="2015-10-01T12:09:00Z">
        <w:r w:rsidR="005E3303">
          <w:rPr>
            <w:rFonts w:cstheme="minorHAnsi"/>
            <w:b/>
            <w:lang w:val="en-US"/>
          </w:rPr>
          <w:t>U.S.</w:t>
        </w:r>
      </w:ins>
      <w:r w:rsidRPr="000F0452">
        <w:rPr>
          <w:rFonts w:cstheme="minorHAnsi"/>
          <w:b/>
          <w:lang w:val="en-US"/>
        </w:rPr>
        <w:t xml:space="preserve"> and Canadian Universities</w:t>
      </w:r>
    </w:p>
    <w:p w14:paraId="20C2AF4B" w14:textId="0CBE9534" w:rsidR="007240CD" w:rsidRPr="000F0452" w:rsidRDefault="007240CD" w:rsidP="007240CD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0F0452">
        <w:rPr>
          <w:rFonts w:cstheme="minorHAnsi"/>
          <w:lang w:val="en-US"/>
        </w:rPr>
        <w:t xml:space="preserve">Our students have successfully transferred to top universities in the </w:t>
      </w:r>
      <w:del w:id="38" w:author="Tze Ying" w:date="2015-10-01T12:09:00Z">
        <w:r w:rsidRPr="000F0452" w:rsidDel="005E3303">
          <w:rPr>
            <w:rFonts w:cstheme="minorHAnsi"/>
            <w:lang w:val="en-US"/>
          </w:rPr>
          <w:delText>US</w:delText>
        </w:r>
      </w:del>
      <w:ins w:id="39" w:author="Tze Ying" w:date="2015-10-01T12:09:00Z">
        <w:r w:rsidR="005E3303">
          <w:rPr>
            <w:rFonts w:cstheme="minorHAnsi"/>
            <w:lang w:val="en-US"/>
          </w:rPr>
          <w:t>U.S.</w:t>
        </w:r>
      </w:ins>
      <w:r w:rsidRPr="000F0452">
        <w:rPr>
          <w:rFonts w:cstheme="minorHAnsi"/>
          <w:lang w:val="en-US"/>
        </w:rPr>
        <w:t xml:space="preserve"> and Canada, and most have moved on to exciting careers around the globe. </w:t>
      </w:r>
      <w:r w:rsidR="00E06C63">
        <w:rPr>
          <w:rFonts w:cstheme="minorHAnsi"/>
          <w:lang w:val="en-US"/>
        </w:rPr>
        <w:t>Here are</w:t>
      </w:r>
      <w:r w:rsidRPr="000F0452">
        <w:rPr>
          <w:rFonts w:cstheme="minorHAnsi"/>
          <w:lang w:val="en-US"/>
        </w:rPr>
        <w:t xml:space="preserve"> some of our ADTP graduates: </w:t>
      </w:r>
    </w:p>
    <w:p w14:paraId="20C2AF4C" w14:textId="77777777" w:rsidR="007240CD" w:rsidRPr="000F0452" w:rsidRDefault="007240CD" w:rsidP="007240CD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20C2AF4D" w14:textId="5272D9E0" w:rsidR="007240CD" w:rsidRDefault="006808D9" w:rsidP="000F05B5">
      <w:pPr>
        <w:spacing w:after="0" w:line="240" w:lineRule="auto"/>
        <w:jc w:val="both"/>
        <w:rPr>
          <w:ins w:id="40" w:author="Dr. Sim Tze Ying" w:date="2015-09-23T18:13:00Z"/>
          <w:rFonts w:eastAsia="Times New Roman" w:cstheme="minorHAnsi"/>
          <w:iCs/>
          <w:lang w:val="en-US" w:eastAsia="en-GB"/>
        </w:rPr>
      </w:pPr>
      <w:ins w:id="41" w:author="Dr. Sim Tze Ying" w:date="2015-09-23T18:13:00Z">
        <w:r>
          <w:rPr>
            <w:rFonts w:eastAsia="Times New Roman" w:cstheme="minorHAnsi"/>
            <w:iCs/>
            <w:lang w:val="en-US" w:eastAsia="en-GB"/>
          </w:rPr>
          <w:t>To be replaced with this list.</w:t>
        </w:r>
      </w:ins>
    </w:p>
    <w:p w14:paraId="475CE966" w14:textId="073C5BBD" w:rsidR="006808D9" w:rsidRPr="006808D9" w:rsidRDefault="006808D9" w:rsidP="000F05B5">
      <w:pPr>
        <w:spacing w:after="0" w:line="240" w:lineRule="auto"/>
        <w:jc w:val="both"/>
        <w:rPr>
          <w:ins w:id="42" w:author="Dr. Sim Tze Ying" w:date="2015-09-23T18:13:00Z"/>
          <w:rFonts w:eastAsia="Times New Roman" w:cstheme="minorHAnsi"/>
          <w:b/>
          <w:iCs/>
          <w:color w:val="FF0000"/>
          <w:sz w:val="36"/>
          <w:lang w:val="en-US" w:eastAsia="en-GB"/>
        </w:rPr>
      </w:pPr>
      <w:ins w:id="43" w:author="Dr. Sim Tze Ying" w:date="2015-09-23T18:13:00Z">
        <w:r w:rsidRPr="006808D9">
          <w:rPr>
            <w:rFonts w:eastAsia="Times New Roman" w:cstheme="minorHAnsi"/>
            <w:b/>
            <w:iCs/>
            <w:color w:val="FF0000"/>
            <w:sz w:val="36"/>
            <w:lang w:val="en-US" w:eastAsia="en-GB"/>
          </w:rPr>
          <w:t>Lecturers please update me if you know for sure students who went to particular universities for transfer. Transferred not based on acceptance.</w:t>
        </w:r>
      </w:ins>
    </w:p>
    <w:tbl>
      <w:tblPr>
        <w:tblW w:w="8784" w:type="dxa"/>
        <w:tblLayout w:type="fixed"/>
        <w:tblLook w:val="04A0" w:firstRow="1" w:lastRow="0" w:firstColumn="1" w:lastColumn="0" w:noHBand="0" w:noVBand="1"/>
      </w:tblPr>
      <w:tblGrid>
        <w:gridCol w:w="1980"/>
        <w:gridCol w:w="1559"/>
        <w:gridCol w:w="1985"/>
        <w:gridCol w:w="1134"/>
        <w:gridCol w:w="850"/>
        <w:gridCol w:w="567"/>
        <w:gridCol w:w="709"/>
      </w:tblGrid>
      <w:tr w:rsidR="006808D9" w:rsidRPr="006808D9" w14:paraId="52A8A4D7" w14:textId="77777777" w:rsidTr="006808D9">
        <w:trPr>
          <w:trHeight w:val="300"/>
          <w:ins w:id="44" w:author="Dr. Sim Tze Ying" w:date="2015-09-23T18:13:00Z"/>
        </w:trPr>
        <w:tc>
          <w:tcPr>
            <w:tcW w:w="19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6C2270F" w14:textId="77777777" w:rsidR="006808D9" w:rsidRPr="006808D9" w:rsidRDefault="006808D9" w:rsidP="006808D9">
            <w:pPr>
              <w:spacing w:after="0" w:line="240" w:lineRule="auto"/>
              <w:rPr>
                <w:ins w:id="4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WONG ZHENG KEN</w:t>
              </w:r>
            </w:ins>
          </w:p>
        </w:tc>
        <w:tc>
          <w:tcPr>
            <w:tcW w:w="1559" w:type="dxa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1613A8C" w14:textId="77777777" w:rsidR="006808D9" w:rsidRPr="006808D9" w:rsidRDefault="006808D9" w:rsidP="006808D9">
            <w:pPr>
              <w:spacing w:after="0" w:line="240" w:lineRule="auto"/>
              <w:rPr>
                <w:ins w:id="4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Bachelor of Psychology</w:t>
              </w:r>
            </w:ins>
          </w:p>
        </w:tc>
        <w:tc>
          <w:tcPr>
            <w:tcW w:w="1985" w:type="dxa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0120730" w14:textId="77777777" w:rsidR="006808D9" w:rsidRPr="006808D9" w:rsidRDefault="006808D9" w:rsidP="006808D9">
            <w:pPr>
              <w:spacing w:after="0" w:line="240" w:lineRule="auto"/>
              <w:rPr>
                <w:ins w:id="4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5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Carleton University, Ottawa, Ontario</w:t>
              </w:r>
            </w:ins>
          </w:p>
        </w:tc>
        <w:tc>
          <w:tcPr>
            <w:tcW w:w="1134" w:type="dxa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EAAA6C2" w14:textId="77777777" w:rsidR="006808D9" w:rsidRPr="006808D9" w:rsidRDefault="006808D9" w:rsidP="006808D9">
            <w:pPr>
              <w:spacing w:after="0" w:line="240" w:lineRule="auto"/>
              <w:rPr>
                <w:ins w:id="5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5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Canada</w:t>
              </w:r>
            </w:ins>
          </w:p>
        </w:tc>
        <w:tc>
          <w:tcPr>
            <w:tcW w:w="850" w:type="dxa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3CC5703" w14:textId="77777777" w:rsidR="006808D9" w:rsidRPr="006808D9" w:rsidRDefault="006808D9" w:rsidP="006808D9">
            <w:pPr>
              <w:spacing w:after="0" w:line="240" w:lineRule="auto"/>
              <w:rPr>
                <w:ins w:id="5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5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 </w:t>
              </w:r>
            </w:ins>
          </w:p>
        </w:tc>
        <w:tc>
          <w:tcPr>
            <w:tcW w:w="567" w:type="dxa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132F590" w14:textId="77777777" w:rsidR="006808D9" w:rsidRPr="006808D9" w:rsidRDefault="006808D9" w:rsidP="006808D9">
            <w:pPr>
              <w:spacing w:after="0" w:line="240" w:lineRule="auto"/>
              <w:rPr>
                <w:ins w:id="5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5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 </w:t>
              </w:r>
            </w:ins>
          </w:p>
        </w:tc>
        <w:tc>
          <w:tcPr>
            <w:tcW w:w="709" w:type="dxa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B038F98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5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5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2015</w:t>
              </w:r>
            </w:ins>
          </w:p>
        </w:tc>
      </w:tr>
      <w:tr w:rsidR="006808D9" w:rsidRPr="006808D9" w14:paraId="240D4748" w14:textId="77777777" w:rsidTr="006808D9">
        <w:trPr>
          <w:trHeight w:val="300"/>
          <w:ins w:id="59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AC8B83B" w14:textId="77777777" w:rsidR="006808D9" w:rsidRPr="006808D9" w:rsidRDefault="006808D9" w:rsidP="006808D9">
            <w:pPr>
              <w:spacing w:after="0" w:line="240" w:lineRule="auto"/>
              <w:rPr>
                <w:ins w:id="6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6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NG YIK JUEN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1506707" w14:textId="77777777" w:rsidR="006808D9" w:rsidRPr="006808D9" w:rsidRDefault="006808D9" w:rsidP="006808D9">
            <w:pPr>
              <w:spacing w:after="0" w:line="240" w:lineRule="auto"/>
              <w:rPr>
                <w:ins w:id="6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6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Actuarial Science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0EFFAE1" w14:textId="77777777" w:rsidR="006808D9" w:rsidRPr="006808D9" w:rsidRDefault="006808D9" w:rsidP="006808D9">
            <w:pPr>
              <w:spacing w:after="0" w:line="240" w:lineRule="auto"/>
              <w:rPr>
                <w:ins w:id="6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6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University of Waterloo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1784D2E" w14:textId="77777777" w:rsidR="006808D9" w:rsidRPr="006808D9" w:rsidRDefault="006808D9" w:rsidP="006808D9">
            <w:pPr>
              <w:spacing w:after="0" w:line="240" w:lineRule="auto"/>
              <w:rPr>
                <w:ins w:id="6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6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Canada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F357D1A" w14:textId="77777777" w:rsidR="006808D9" w:rsidRPr="006808D9" w:rsidRDefault="006808D9" w:rsidP="006808D9">
            <w:pPr>
              <w:spacing w:after="0" w:line="240" w:lineRule="auto"/>
              <w:rPr>
                <w:ins w:id="6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6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 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20D52C5" w14:textId="77777777" w:rsidR="006808D9" w:rsidRPr="006808D9" w:rsidRDefault="006808D9" w:rsidP="006808D9">
            <w:pPr>
              <w:spacing w:after="0" w:line="240" w:lineRule="auto"/>
              <w:rPr>
                <w:ins w:id="7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7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 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42D2C68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7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7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2012</w:t>
              </w:r>
            </w:ins>
          </w:p>
        </w:tc>
      </w:tr>
      <w:tr w:rsidR="006808D9" w:rsidRPr="006808D9" w14:paraId="790B6941" w14:textId="77777777" w:rsidTr="006808D9">
        <w:trPr>
          <w:trHeight w:val="300"/>
          <w:ins w:id="74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C746328" w14:textId="77777777" w:rsidR="006808D9" w:rsidRPr="006808D9" w:rsidRDefault="006808D9" w:rsidP="006808D9">
            <w:pPr>
              <w:spacing w:after="0" w:line="240" w:lineRule="auto"/>
              <w:rPr>
                <w:ins w:id="7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7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LIM CHOONG BENG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80CD2BF" w14:textId="77777777" w:rsidR="006808D9" w:rsidRPr="006808D9" w:rsidRDefault="006808D9" w:rsidP="006808D9">
            <w:pPr>
              <w:spacing w:after="0" w:line="240" w:lineRule="auto"/>
              <w:rPr>
                <w:ins w:id="7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7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Mechanical Engineering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23E1E8C" w14:textId="77777777" w:rsidR="006808D9" w:rsidRPr="006808D9" w:rsidRDefault="006808D9" w:rsidP="006808D9">
            <w:pPr>
              <w:spacing w:after="0" w:line="240" w:lineRule="auto"/>
              <w:rPr>
                <w:ins w:id="7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8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Western Michigan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42699BA" w14:textId="00EBF16D" w:rsidR="006808D9" w:rsidRPr="006808D9" w:rsidRDefault="006808D9" w:rsidP="006808D9">
            <w:pPr>
              <w:spacing w:after="0" w:line="240" w:lineRule="auto"/>
              <w:rPr>
                <w:ins w:id="8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82" w:author="Dr. Sim Tze Ying" w:date="2015-09-23T18:13:00Z">
              <w:del w:id="83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84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85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7E46F9B" w14:textId="77777777" w:rsidR="006808D9" w:rsidRPr="006808D9" w:rsidRDefault="006808D9" w:rsidP="006808D9">
            <w:pPr>
              <w:spacing w:after="0" w:line="240" w:lineRule="auto"/>
              <w:rPr>
                <w:ins w:id="8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8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19A4AAC" w14:textId="77777777" w:rsidR="006808D9" w:rsidRPr="006808D9" w:rsidRDefault="006808D9" w:rsidP="006808D9">
            <w:pPr>
              <w:spacing w:after="0" w:line="240" w:lineRule="auto"/>
              <w:rPr>
                <w:ins w:id="8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8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173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72F9F9E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9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9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2015</w:t>
              </w:r>
            </w:ins>
          </w:p>
        </w:tc>
      </w:tr>
      <w:tr w:rsidR="006808D9" w:rsidRPr="006808D9" w14:paraId="50F60C00" w14:textId="77777777" w:rsidTr="006808D9">
        <w:trPr>
          <w:trHeight w:val="300"/>
          <w:ins w:id="92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5D1E25E" w14:textId="77777777" w:rsidR="006808D9" w:rsidRPr="006808D9" w:rsidRDefault="006808D9" w:rsidP="006808D9">
            <w:pPr>
              <w:spacing w:after="0" w:line="240" w:lineRule="auto"/>
              <w:rPr>
                <w:ins w:id="9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9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ABIGAIL LIM SHU YEE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FE5FE73" w14:textId="77777777" w:rsidR="006808D9" w:rsidRPr="006808D9" w:rsidRDefault="006808D9" w:rsidP="006808D9">
            <w:pPr>
              <w:spacing w:after="0" w:line="240" w:lineRule="auto"/>
              <w:rPr>
                <w:ins w:id="9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9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Biomedical Engineering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5397A5B" w14:textId="77777777" w:rsidR="006808D9" w:rsidRPr="006808D9" w:rsidRDefault="006808D9" w:rsidP="006808D9">
            <w:pPr>
              <w:spacing w:after="0" w:line="240" w:lineRule="auto"/>
              <w:rPr>
                <w:ins w:id="9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9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Cornell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917D651" w14:textId="7C83EF8E" w:rsidR="006808D9" w:rsidRPr="006808D9" w:rsidRDefault="006808D9" w:rsidP="006808D9">
            <w:pPr>
              <w:spacing w:after="0" w:line="240" w:lineRule="auto"/>
              <w:rPr>
                <w:ins w:id="9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00" w:author="Dr. Sim Tze Ying" w:date="2015-09-23T18:13:00Z">
              <w:del w:id="101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102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103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285B26D" w14:textId="77777777" w:rsidR="006808D9" w:rsidRPr="006808D9" w:rsidRDefault="006808D9" w:rsidP="006808D9">
            <w:pPr>
              <w:spacing w:after="0" w:line="240" w:lineRule="auto"/>
              <w:rPr>
                <w:ins w:id="10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0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E1AC0A3" w14:textId="77777777" w:rsidR="006808D9" w:rsidRPr="006808D9" w:rsidRDefault="006808D9" w:rsidP="006808D9">
            <w:pPr>
              <w:spacing w:after="0" w:line="240" w:lineRule="auto"/>
              <w:rPr>
                <w:ins w:id="10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0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15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35CFA2A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10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0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2015</w:t>
              </w:r>
            </w:ins>
          </w:p>
        </w:tc>
      </w:tr>
      <w:tr w:rsidR="006808D9" w:rsidRPr="006808D9" w14:paraId="080A57FE" w14:textId="77777777" w:rsidTr="006808D9">
        <w:trPr>
          <w:trHeight w:val="300"/>
          <w:ins w:id="110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A3747D3" w14:textId="77777777" w:rsidR="006808D9" w:rsidRPr="006808D9" w:rsidRDefault="006808D9" w:rsidP="006808D9">
            <w:pPr>
              <w:spacing w:after="0" w:line="240" w:lineRule="auto"/>
              <w:rPr>
                <w:ins w:id="11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1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TOO SENG ZHAO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5CB2BBE" w14:textId="77777777" w:rsidR="006808D9" w:rsidRPr="006808D9" w:rsidRDefault="006808D9" w:rsidP="006808D9">
            <w:pPr>
              <w:spacing w:after="0" w:line="240" w:lineRule="auto"/>
              <w:rPr>
                <w:ins w:id="11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1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Computer Science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7117177" w14:textId="77777777" w:rsidR="006808D9" w:rsidRPr="006808D9" w:rsidRDefault="006808D9" w:rsidP="006808D9">
            <w:pPr>
              <w:spacing w:after="0" w:line="240" w:lineRule="auto"/>
              <w:rPr>
                <w:ins w:id="11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1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Illinois Institute of Technology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33AACC9" w14:textId="09B6C32F" w:rsidR="006808D9" w:rsidRPr="006808D9" w:rsidRDefault="006808D9" w:rsidP="006808D9">
            <w:pPr>
              <w:spacing w:after="0" w:line="240" w:lineRule="auto"/>
              <w:rPr>
                <w:ins w:id="11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18" w:author="Dr. Sim Tze Ying" w:date="2015-09-23T18:13:00Z">
              <w:del w:id="119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120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121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D036A97" w14:textId="77777777" w:rsidR="006808D9" w:rsidRPr="006808D9" w:rsidRDefault="006808D9" w:rsidP="006808D9">
            <w:pPr>
              <w:spacing w:after="0" w:line="240" w:lineRule="auto"/>
              <w:rPr>
                <w:ins w:id="12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2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71D1F50" w14:textId="77777777" w:rsidR="006808D9" w:rsidRPr="006808D9" w:rsidRDefault="006808D9" w:rsidP="006808D9">
            <w:pPr>
              <w:spacing w:after="0" w:line="240" w:lineRule="auto"/>
              <w:rPr>
                <w:ins w:id="12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2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116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3470EA9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12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2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2015</w:t>
              </w:r>
            </w:ins>
          </w:p>
        </w:tc>
      </w:tr>
      <w:tr w:rsidR="006808D9" w:rsidRPr="006808D9" w14:paraId="2C7508AA" w14:textId="77777777" w:rsidTr="006808D9">
        <w:trPr>
          <w:trHeight w:val="300"/>
          <w:ins w:id="128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FDE62A6" w14:textId="77777777" w:rsidR="006808D9" w:rsidRPr="006808D9" w:rsidRDefault="006808D9" w:rsidP="006808D9">
            <w:pPr>
              <w:spacing w:after="0" w:line="240" w:lineRule="auto"/>
              <w:rPr>
                <w:ins w:id="12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3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BANG YUN QI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17B36B2" w14:textId="77777777" w:rsidR="006808D9" w:rsidRPr="006808D9" w:rsidRDefault="006808D9" w:rsidP="006808D9">
            <w:pPr>
              <w:spacing w:after="0" w:line="240" w:lineRule="auto"/>
              <w:rPr>
                <w:ins w:id="13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3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Aerospace Engineering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34B5FE5" w14:textId="77777777" w:rsidR="006808D9" w:rsidRPr="006808D9" w:rsidRDefault="006808D9" w:rsidP="006808D9">
            <w:pPr>
              <w:spacing w:after="0" w:line="240" w:lineRule="auto"/>
              <w:rPr>
                <w:ins w:id="13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3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Iowa State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DAAA8A3" w14:textId="6C4B44A2" w:rsidR="006808D9" w:rsidRPr="006808D9" w:rsidRDefault="006808D9" w:rsidP="006808D9">
            <w:pPr>
              <w:spacing w:after="0" w:line="240" w:lineRule="auto"/>
              <w:rPr>
                <w:ins w:id="13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36" w:author="Dr. Sim Tze Ying" w:date="2015-09-23T18:13:00Z">
              <w:del w:id="137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138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139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71443E4" w14:textId="77777777" w:rsidR="006808D9" w:rsidRPr="006808D9" w:rsidRDefault="006808D9" w:rsidP="006808D9">
            <w:pPr>
              <w:spacing w:after="0" w:line="240" w:lineRule="auto"/>
              <w:rPr>
                <w:ins w:id="14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4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F7D5108" w14:textId="77777777" w:rsidR="006808D9" w:rsidRPr="006808D9" w:rsidRDefault="006808D9" w:rsidP="006808D9">
            <w:pPr>
              <w:spacing w:after="0" w:line="240" w:lineRule="auto"/>
              <w:rPr>
                <w:ins w:id="14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4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106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59A5329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14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4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2015</w:t>
              </w:r>
            </w:ins>
          </w:p>
        </w:tc>
      </w:tr>
      <w:tr w:rsidR="006808D9" w:rsidRPr="006808D9" w14:paraId="60AB7903" w14:textId="77777777" w:rsidTr="006808D9">
        <w:trPr>
          <w:trHeight w:val="300"/>
          <w:ins w:id="146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0DA2126" w14:textId="77777777" w:rsidR="006808D9" w:rsidRPr="006808D9" w:rsidRDefault="006808D9" w:rsidP="006808D9">
            <w:pPr>
              <w:spacing w:after="0" w:line="240" w:lineRule="auto"/>
              <w:rPr>
                <w:ins w:id="14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4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CHAN KHAI SHENG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B367BE7" w14:textId="77777777" w:rsidR="006808D9" w:rsidRPr="006808D9" w:rsidRDefault="006808D9" w:rsidP="006808D9">
            <w:pPr>
              <w:spacing w:after="0" w:line="240" w:lineRule="auto"/>
              <w:rPr>
                <w:ins w:id="14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5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Mechanical Engineering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7E05603" w14:textId="77777777" w:rsidR="006808D9" w:rsidRPr="006808D9" w:rsidRDefault="006808D9" w:rsidP="006808D9">
            <w:pPr>
              <w:spacing w:after="0" w:line="240" w:lineRule="auto"/>
              <w:rPr>
                <w:ins w:id="15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5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Iowa State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4508C5B" w14:textId="507C475B" w:rsidR="006808D9" w:rsidRPr="006808D9" w:rsidRDefault="006808D9" w:rsidP="006808D9">
            <w:pPr>
              <w:spacing w:after="0" w:line="240" w:lineRule="auto"/>
              <w:rPr>
                <w:ins w:id="15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54" w:author="Dr. Sim Tze Ying" w:date="2015-09-23T18:13:00Z">
              <w:del w:id="155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156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157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1253BAE" w14:textId="77777777" w:rsidR="006808D9" w:rsidRPr="006808D9" w:rsidRDefault="006808D9" w:rsidP="006808D9">
            <w:pPr>
              <w:spacing w:after="0" w:line="240" w:lineRule="auto"/>
              <w:rPr>
                <w:ins w:id="15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5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C6F33AA" w14:textId="77777777" w:rsidR="006808D9" w:rsidRPr="006808D9" w:rsidRDefault="006808D9" w:rsidP="006808D9">
            <w:pPr>
              <w:spacing w:after="0" w:line="240" w:lineRule="auto"/>
              <w:rPr>
                <w:ins w:id="16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6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106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11DD61A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16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6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2015</w:t>
              </w:r>
            </w:ins>
          </w:p>
        </w:tc>
      </w:tr>
      <w:tr w:rsidR="006808D9" w:rsidRPr="006808D9" w14:paraId="52305239" w14:textId="77777777" w:rsidTr="006808D9">
        <w:trPr>
          <w:trHeight w:val="300"/>
          <w:ins w:id="164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D4E5290" w14:textId="77777777" w:rsidR="006808D9" w:rsidRPr="006808D9" w:rsidRDefault="006808D9" w:rsidP="006808D9">
            <w:pPr>
              <w:spacing w:after="0" w:line="240" w:lineRule="auto"/>
              <w:rPr>
                <w:ins w:id="16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6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JAYASHINI A/P VASANTHAN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0C23C6C" w14:textId="77777777" w:rsidR="006808D9" w:rsidRPr="006808D9" w:rsidRDefault="006808D9" w:rsidP="006808D9">
            <w:pPr>
              <w:spacing w:after="0" w:line="240" w:lineRule="auto"/>
              <w:rPr>
                <w:ins w:id="16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6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Forensic Science and Biology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78E0243" w14:textId="77777777" w:rsidR="006808D9" w:rsidRPr="006808D9" w:rsidRDefault="006808D9" w:rsidP="006808D9">
            <w:pPr>
              <w:spacing w:after="0" w:line="240" w:lineRule="auto"/>
              <w:rPr>
                <w:ins w:id="16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7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University of Central Oklahoma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DF9A7EB" w14:textId="4D1B3564" w:rsidR="006808D9" w:rsidRPr="006808D9" w:rsidRDefault="006808D9" w:rsidP="006808D9">
            <w:pPr>
              <w:spacing w:after="0" w:line="240" w:lineRule="auto"/>
              <w:rPr>
                <w:ins w:id="17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72" w:author="Dr. Sim Tze Ying" w:date="2015-09-23T18:13:00Z">
              <w:del w:id="173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174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175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DABCB92" w14:textId="77777777" w:rsidR="006808D9" w:rsidRPr="006808D9" w:rsidRDefault="006808D9" w:rsidP="006808D9">
            <w:pPr>
              <w:spacing w:after="0" w:line="240" w:lineRule="auto"/>
              <w:rPr>
                <w:ins w:id="17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7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Regional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2AD7AC7" w14:textId="77777777" w:rsidR="006808D9" w:rsidRPr="006808D9" w:rsidRDefault="006808D9" w:rsidP="006808D9">
            <w:pPr>
              <w:spacing w:after="0" w:line="240" w:lineRule="auto"/>
              <w:rPr>
                <w:ins w:id="17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7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75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44BFCDB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18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8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2014</w:t>
              </w:r>
            </w:ins>
          </w:p>
        </w:tc>
      </w:tr>
      <w:tr w:rsidR="006808D9" w:rsidRPr="006808D9" w14:paraId="32716A87" w14:textId="77777777" w:rsidTr="006808D9">
        <w:trPr>
          <w:trHeight w:val="300"/>
          <w:ins w:id="182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2CF276E" w14:textId="77777777" w:rsidR="006808D9" w:rsidRPr="006808D9" w:rsidRDefault="006808D9" w:rsidP="006808D9">
            <w:pPr>
              <w:spacing w:after="0" w:line="240" w:lineRule="auto"/>
              <w:rPr>
                <w:ins w:id="18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8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AMUTHAN RAJAH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0286ED2" w14:textId="77777777" w:rsidR="006808D9" w:rsidRPr="006808D9" w:rsidRDefault="006808D9" w:rsidP="006808D9">
            <w:pPr>
              <w:spacing w:after="0" w:line="240" w:lineRule="auto"/>
              <w:rPr>
                <w:ins w:id="18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8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Actuarial Science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4A8C113" w14:textId="77777777" w:rsidR="006808D9" w:rsidRPr="006808D9" w:rsidRDefault="006808D9" w:rsidP="006808D9">
            <w:pPr>
              <w:spacing w:after="0" w:line="240" w:lineRule="auto"/>
              <w:rPr>
                <w:ins w:id="18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8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Drake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903C554" w14:textId="412F8145" w:rsidR="006808D9" w:rsidRPr="006808D9" w:rsidRDefault="006808D9" w:rsidP="006808D9">
            <w:pPr>
              <w:spacing w:after="0" w:line="240" w:lineRule="auto"/>
              <w:rPr>
                <w:ins w:id="18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90" w:author="Dr. Sim Tze Ying" w:date="2015-09-23T18:13:00Z">
              <w:del w:id="191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192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193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0B5EFAD" w14:textId="77777777" w:rsidR="006808D9" w:rsidRPr="006808D9" w:rsidRDefault="006808D9" w:rsidP="006808D9">
            <w:pPr>
              <w:spacing w:after="0" w:line="240" w:lineRule="auto"/>
              <w:rPr>
                <w:ins w:id="19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9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Regional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EB87041" w14:textId="77777777" w:rsidR="006808D9" w:rsidRPr="006808D9" w:rsidRDefault="006808D9" w:rsidP="006808D9">
            <w:pPr>
              <w:spacing w:after="0" w:line="240" w:lineRule="auto"/>
              <w:rPr>
                <w:ins w:id="19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9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3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4B72E20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19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19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2014</w:t>
              </w:r>
            </w:ins>
          </w:p>
        </w:tc>
      </w:tr>
      <w:tr w:rsidR="006808D9" w:rsidRPr="006808D9" w14:paraId="4F03818A" w14:textId="77777777" w:rsidTr="006808D9">
        <w:trPr>
          <w:trHeight w:val="600"/>
          <w:ins w:id="200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4107BE8" w14:textId="77777777" w:rsidR="006808D9" w:rsidRPr="006808D9" w:rsidRDefault="006808D9" w:rsidP="006808D9">
            <w:pPr>
              <w:spacing w:after="0" w:line="240" w:lineRule="auto"/>
              <w:rPr>
                <w:ins w:id="20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0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AARON SUM YAO HUR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76E5C55" w14:textId="77777777" w:rsidR="006808D9" w:rsidRPr="006808D9" w:rsidRDefault="006808D9" w:rsidP="006808D9">
            <w:pPr>
              <w:spacing w:after="0" w:line="240" w:lineRule="auto"/>
              <w:rPr>
                <w:ins w:id="20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0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Actuarial Science/Mathematics/Economics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155F504" w14:textId="77777777" w:rsidR="006808D9" w:rsidRPr="006808D9" w:rsidRDefault="006808D9" w:rsidP="006808D9">
            <w:pPr>
              <w:spacing w:after="0" w:line="240" w:lineRule="auto"/>
              <w:rPr>
                <w:ins w:id="20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0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Drake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9A58E5F" w14:textId="602912C6" w:rsidR="006808D9" w:rsidRPr="006808D9" w:rsidRDefault="006808D9" w:rsidP="006808D9">
            <w:pPr>
              <w:spacing w:after="0" w:line="240" w:lineRule="auto"/>
              <w:rPr>
                <w:ins w:id="20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08" w:author="Dr. Sim Tze Ying" w:date="2015-09-23T18:13:00Z">
              <w:del w:id="209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210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211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F5385FD" w14:textId="77777777" w:rsidR="006808D9" w:rsidRPr="006808D9" w:rsidRDefault="006808D9" w:rsidP="006808D9">
            <w:pPr>
              <w:spacing w:after="0" w:line="240" w:lineRule="auto"/>
              <w:rPr>
                <w:ins w:id="21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1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Regional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2480C95" w14:textId="77777777" w:rsidR="006808D9" w:rsidRPr="006808D9" w:rsidRDefault="006808D9" w:rsidP="006808D9">
            <w:pPr>
              <w:spacing w:after="0" w:line="240" w:lineRule="auto"/>
              <w:rPr>
                <w:ins w:id="21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1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3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1178986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21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1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2014</w:t>
              </w:r>
            </w:ins>
          </w:p>
        </w:tc>
      </w:tr>
      <w:tr w:rsidR="006808D9" w:rsidRPr="006808D9" w14:paraId="7F501376" w14:textId="77777777" w:rsidTr="006808D9">
        <w:trPr>
          <w:trHeight w:val="300"/>
          <w:ins w:id="218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48D7D3F" w14:textId="77777777" w:rsidR="006808D9" w:rsidRPr="006808D9" w:rsidRDefault="006808D9" w:rsidP="006808D9">
            <w:pPr>
              <w:spacing w:after="0" w:line="240" w:lineRule="auto"/>
              <w:rPr>
                <w:ins w:id="21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2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TAN JIA WEI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30ACC3A" w14:textId="77777777" w:rsidR="006808D9" w:rsidRPr="006808D9" w:rsidRDefault="006808D9" w:rsidP="006808D9">
            <w:pPr>
              <w:spacing w:after="0" w:line="240" w:lineRule="auto"/>
              <w:rPr>
                <w:ins w:id="22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2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Bachelor of Communication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5A33E2A" w14:textId="77777777" w:rsidR="006808D9" w:rsidRPr="006808D9" w:rsidRDefault="006808D9" w:rsidP="006808D9">
            <w:pPr>
              <w:spacing w:after="0" w:line="240" w:lineRule="auto"/>
              <w:rPr>
                <w:ins w:id="22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2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Wichita State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2948089" w14:textId="0E2AF8F8" w:rsidR="006808D9" w:rsidRPr="006808D9" w:rsidRDefault="006808D9" w:rsidP="006808D9">
            <w:pPr>
              <w:spacing w:after="0" w:line="240" w:lineRule="auto"/>
              <w:rPr>
                <w:ins w:id="22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26" w:author="Dr. Sim Tze Ying" w:date="2015-09-23T18:13:00Z">
              <w:del w:id="227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228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229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613F935" w14:textId="77777777" w:rsidR="006808D9" w:rsidRPr="006808D9" w:rsidRDefault="006808D9" w:rsidP="006808D9">
            <w:pPr>
              <w:spacing w:after="0" w:line="240" w:lineRule="auto"/>
              <w:rPr>
                <w:ins w:id="23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3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74C669A" w14:textId="77777777" w:rsidR="006808D9" w:rsidRPr="006808D9" w:rsidRDefault="006808D9" w:rsidP="006808D9">
            <w:pPr>
              <w:spacing w:after="0" w:line="240" w:lineRule="auto"/>
              <w:rPr>
                <w:ins w:id="23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3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Unranked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90927FE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23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3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2014</w:t>
              </w:r>
            </w:ins>
          </w:p>
        </w:tc>
      </w:tr>
      <w:tr w:rsidR="006808D9" w:rsidRPr="006808D9" w14:paraId="02DD4962" w14:textId="77777777" w:rsidTr="006808D9">
        <w:trPr>
          <w:trHeight w:val="300"/>
          <w:ins w:id="236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E078E0D" w14:textId="77777777" w:rsidR="006808D9" w:rsidRPr="006808D9" w:rsidRDefault="006808D9" w:rsidP="006808D9">
            <w:pPr>
              <w:spacing w:after="0" w:line="240" w:lineRule="auto"/>
              <w:rPr>
                <w:ins w:id="23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3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TAN JUN WEI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2E1700D" w14:textId="77777777" w:rsidR="006808D9" w:rsidRPr="006808D9" w:rsidRDefault="006808D9" w:rsidP="006808D9">
            <w:pPr>
              <w:spacing w:after="0" w:line="240" w:lineRule="auto"/>
              <w:rPr>
                <w:ins w:id="23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4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Environmental Science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181B442" w14:textId="77777777" w:rsidR="006808D9" w:rsidRPr="006808D9" w:rsidRDefault="006808D9" w:rsidP="006808D9">
            <w:pPr>
              <w:spacing w:after="0" w:line="240" w:lineRule="auto"/>
              <w:rPr>
                <w:ins w:id="24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4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University of Minnesota Twin Cities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7ED0CEA" w14:textId="443BCFB4" w:rsidR="006808D9" w:rsidRPr="006808D9" w:rsidRDefault="006808D9" w:rsidP="006808D9">
            <w:pPr>
              <w:spacing w:after="0" w:line="240" w:lineRule="auto"/>
              <w:rPr>
                <w:ins w:id="24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44" w:author="Dr. Sim Tze Ying" w:date="2015-09-23T18:13:00Z">
              <w:del w:id="245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246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247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C1524AE" w14:textId="77777777" w:rsidR="006808D9" w:rsidRPr="006808D9" w:rsidRDefault="006808D9" w:rsidP="006808D9">
            <w:pPr>
              <w:spacing w:after="0" w:line="240" w:lineRule="auto"/>
              <w:rPr>
                <w:ins w:id="24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4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22CFF7A" w14:textId="77777777" w:rsidR="006808D9" w:rsidRPr="006808D9" w:rsidRDefault="006808D9" w:rsidP="006808D9">
            <w:pPr>
              <w:spacing w:after="0" w:line="240" w:lineRule="auto"/>
              <w:rPr>
                <w:ins w:id="25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5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71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351C41C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25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5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2014</w:t>
              </w:r>
            </w:ins>
          </w:p>
        </w:tc>
      </w:tr>
      <w:tr w:rsidR="006808D9" w:rsidRPr="006808D9" w14:paraId="76D64515" w14:textId="77777777" w:rsidTr="006808D9">
        <w:trPr>
          <w:trHeight w:val="300"/>
          <w:ins w:id="254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E54D498" w14:textId="77777777" w:rsidR="006808D9" w:rsidRPr="006808D9" w:rsidRDefault="006808D9" w:rsidP="006808D9">
            <w:pPr>
              <w:spacing w:after="0" w:line="240" w:lineRule="auto"/>
              <w:rPr>
                <w:ins w:id="25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5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lastRenderedPageBreak/>
                <w:t>FONG HUI CHI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76CBA91" w14:textId="77777777" w:rsidR="006808D9" w:rsidRPr="006808D9" w:rsidRDefault="006808D9" w:rsidP="006808D9">
            <w:pPr>
              <w:spacing w:after="0" w:line="240" w:lineRule="auto"/>
              <w:rPr>
                <w:ins w:id="25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5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Supply Chain Management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5954771" w14:textId="77777777" w:rsidR="006808D9" w:rsidRPr="006808D9" w:rsidRDefault="006808D9" w:rsidP="006808D9">
            <w:pPr>
              <w:spacing w:after="0" w:line="240" w:lineRule="auto"/>
              <w:rPr>
                <w:ins w:id="25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6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University of Minnesota Twin Cities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AE27D69" w14:textId="0BB0CDBE" w:rsidR="006808D9" w:rsidRPr="006808D9" w:rsidRDefault="006808D9" w:rsidP="006808D9">
            <w:pPr>
              <w:spacing w:after="0" w:line="240" w:lineRule="auto"/>
              <w:rPr>
                <w:ins w:id="26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62" w:author="Dr. Sim Tze Ying" w:date="2015-09-23T18:13:00Z">
              <w:del w:id="263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264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265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DF20A4C" w14:textId="77777777" w:rsidR="006808D9" w:rsidRPr="006808D9" w:rsidRDefault="006808D9" w:rsidP="006808D9">
            <w:pPr>
              <w:spacing w:after="0" w:line="240" w:lineRule="auto"/>
              <w:rPr>
                <w:ins w:id="26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6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981E7B0" w14:textId="77777777" w:rsidR="006808D9" w:rsidRPr="006808D9" w:rsidRDefault="006808D9" w:rsidP="006808D9">
            <w:pPr>
              <w:spacing w:after="0" w:line="240" w:lineRule="auto"/>
              <w:rPr>
                <w:ins w:id="26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6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71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7A2424D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27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7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2014</w:t>
              </w:r>
            </w:ins>
          </w:p>
        </w:tc>
      </w:tr>
      <w:tr w:rsidR="006808D9" w:rsidRPr="006808D9" w14:paraId="010535EE" w14:textId="77777777" w:rsidTr="006808D9">
        <w:trPr>
          <w:trHeight w:val="600"/>
          <w:ins w:id="272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52530EA" w14:textId="77777777" w:rsidR="006808D9" w:rsidRPr="006808D9" w:rsidRDefault="006808D9" w:rsidP="006808D9">
            <w:pPr>
              <w:spacing w:after="0" w:line="240" w:lineRule="auto"/>
              <w:rPr>
                <w:ins w:id="27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7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CHIN YUNG WEI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ED24544" w14:textId="77777777" w:rsidR="006808D9" w:rsidRPr="006808D9" w:rsidRDefault="006808D9" w:rsidP="006808D9">
            <w:pPr>
              <w:spacing w:after="0" w:line="240" w:lineRule="auto"/>
              <w:rPr>
                <w:ins w:id="27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7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 xml:space="preserve">Energy Engineering 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BBFF5BD" w14:textId="77777777" w:rsidR="006808D9" w:rsidRPr="006808D9" w:rsidRDefault="006808D9" w:rsidP="006808D9">
            <w:pPr>
              <w:spacing w:after="0" w:line="240" w:lineRule="auto"/>
              <w:rPr>
                <w:ins w:id="27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7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Indiana University-Purdue University, Indianapolis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E434F85" w14:textId="3C8D9F45" w:rsidR="006808D9" w:rsidRPr="006808D9" w:rsidRDefault="006808D9" w:rsidP="006808D9">
            <w:pPr>
              <w:spacing w:after="0" w:line="240" w:lineRule="auto"/>
              <w:rPr>
                <w:ins w:id="27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80" w:author="Dr. Sim Tze Ying" w:date="2015-09-23T18:13:00Z">
              <w:del w:id="281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282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283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74E5E88" w14:textId="77777777" w:rsidR="006808D9" w:rsidRPr="006808D9" w:rsidRDefault="006808D9" w:rsidP="006808D9">
            <w:pPr>
              <w:spacing w:after="0" w:line="240" w:lineRule="auto"/>
              <w:rPr>
                <w:ins w:id="28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8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48D709C" w14:textId="77777777" w:rsidR="006808D9" w:rsidRPr="006808D9" w:rsidRDefault="006808D9" w:rsidP="006808D9">
            <w:pPr>
              <w:spacing w:after="0" w:line="240" w:lineRule="auto"/>
              <w:rPr>
                <w:ins w:id="28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8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194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125C50C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28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8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2014</w:t>
              </w:r>
            </w:ins>
          </w:p>
        </w:tc>
      </w:tr>
      <w:tr w:rsidR="006808D9" w:rsidRPr="006808D9" w14:paraId="14AFD422" w14:textId="77777777" w:rsidTr="006808D9">
        <w:trPr>
          <w:trHeight w:val="300"/>
          <w:ins w:id="290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FF29366" w14:textId="77777777" w:rsidR="006808D9" w:rsidRPr="006808D9" w:rsidRDefault="006808D9" w:rsidP="006808D9">
            <w:pPr>
              <w:spacing w:after="0" w:line="240" w:lineRule="auto"/>
              <w:rPr>
                <w:ins w:id="29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9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SWA LYNSON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80D82C7" w14:textId="77777777" w:rsidR="006808D9" w:rsidRPr="006808D9" w:rsidRDefault="006808D9" w:rsidP="006808D9">
            <w:pPr>
              <w:spacing w:after="0" w:line="240" w:lineRule="auto"/>
              <w:rPr>
                <w:ins w:id="29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9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Computer Science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7B56346" w14:textId="77777777" w:rsidR="006808D9" w:rsidRPr="006808D9" w:rsidRDefault="006808D9" w:rsidP="006808D9">
            <w:pPr>
              <w:spacing w:after="0" w:line="240" w:lineRule="auto"/>
              <w:rPr>
                <w:ins w:id="29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9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Western Michigan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4AE5B15" w14:textId="1C935100" w:rsidR="006808D9" w:rsidRPr="006808D9" w:rsidRDefault="006808D9" w:rsidP="006808D9">
            <w:pPr>
              <w:spacing w:after="0" w:line="240" w:lineRule="auto"/>
              <w:rPr>
                <w:ins w:id="29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298" w:author="Dr. Sim Tze Ying" w:date="2015-09-23T18:13:00Z">
              <w:del w:id="299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300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301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FE908A0" w14:textId="77777777" w:rsidR="006808D9" w:rsidRPr="006808D9" w:rsidRDefault="006808D9" w:rsidP="006808D9">
            <w:pPr>
              <w:spacing w:after="0" w:line="240" w:lineRule="auto"/>
              <w:rPr>
                <w:ins w:id="30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0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9FCAD5A" w14:textId="77777777" w:rsidR="006808D9" w:rsidRPr="006808D9" w:rsidRDefault="006808D9" w:rsidP="006808D9">
            <w:pPr>
              <w:spacing w:after="0" w:line="240" w:lineRule="auto"/>
              <w:rPr>
                <w:ins w:id="30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0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173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D933D9E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30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0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2014</w:t>
              </w:r>
            </w:ins>
          </w:p>
        </w:tc>
      </w:tr>
      <w:tr w:rsidR="006808D9" w:rsidRPr="006808D9" w14:paraId="3A3A0DB9" w14:textId="77777777" w:rsidTr="006808D9">
        <w:trPr>
          <w:trHeight w:val="300"/>
          <w:ins w:id="308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869C809" w14:textId="77777777" w:rsidR="006808D9" w:rsidRPr="006808D9" w:rsidRDefault="006808D9" w:rsidP="006808D9">
            <w:pPr>
              <w:spacing w:after="0" w:line="240" w:lineRule="auto"/>
              <w:rPr>
                <w:ins w:id="30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1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BRENDA VIDYASHINI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D2BD723" w14:textId="77777777" w:rsidR="006808D9" w:rsidRPr="006808D9" w:rsidRDefault="006808D9" w:rsidP="006808D9">
            <w:pPr>
              <w:spacing w:after="0" w:line="240" w:lineRule="auto"/>
              <w:rPr>
                <w:ins w:id="31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1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 xml:space="preserve">Biological Science 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F5755A6" w14:textId="77777777" w:rsidR="006808D9" w:rsidRPr="006808D9" w:rsidRDefault="006808D9" w:rsidP="006808D9">
            <w:pPr>
              <w:spacing w:after="0" w:line="240" w:lineRule="auto"/>
              <w:rPr>
                <w:ins w:id="31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1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Arizona State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47DC866" w14:textId="7671AFB3" w:rsidR="006808D9" w:rsidRPr="006808D9" w:rsidRDefault="006808D9" w:rsidP="006808D9">
            <w:pPr>
              <w:spacing w:after="0" w:line="240" w:lineRule="auto"/>
              <w:rPr>
                <w:ins w:id="31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16" w:author="Dr. Sim Tze Ying" w:date="2015-09-23T18:13:00Z">
              <w:del w:id="317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318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319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87DDE12" w14:textId="77777777" w:rsidR="006808D9" w:rsidRPr="006808D9" w:rsidRDefault="006808D9" w:rsidP="006808D9">
            <w:pPr>
              <w:spacing w:after="0" w:line="240" w:lineRule="auto"/>
              <w:rPr>
                <w:ins w:id="32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2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FBD63C2" w14:textId="77777777" w:rsidR="006808D9" w:rsidRPr="006808D9" w:rsidRDefault="006808D9" w:rsidP="006808D9">
            <w:pPr>
              <w:spacing w:after="0" w:line="240" w:lineRule="auto"/>
              <w:rPr>
                <w:ins w:id="32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2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129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FA8CFD5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32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2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2014</w:t>
              </w:r>
            </w:ins>
          </w:p>
        </w:tc>
      </w:tr>
      <w:tr w:rsidR="006808D9" w:rsidRPr="006808D9" w14:paraId="14E6A3D8" w14:textId="77777777" w:rsidTr="006808D9">
        <w:trPr>
          <w:trHeight w:val="300"/>
          <w:ins w:id="326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02D490C" w14:textId="77777777" w:rsidR="006808D9" w:rsidRPr="006808D9" w:rsidRDefault="006808D9" w:rsidP="006808D9">
            <w:pPr>
              <w:spacing w:after="0" w:line="240" w:lineRule="auto"/>
              <w:rPr>
                <w:ins w:id="32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2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LEON WONG LEE YEW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4583F34" w14:textId="77777777" w:rsidR="006808D9" w:rsidRPr="006808D9" w:rsidRDefault="006808D9" w:rsidP="006808D9">
            <w:pPr>
              <w:spacing w:after="0" w:line="240" w:lineRule="auto"/>
              <w:rPr>
                <w:ins w:id="32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3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Computer Science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4708FB9" w14:textId="77777777" w:rsidR="006808D9" w:rsidRPr="006808D9" w:rsidRDefault="006808D9" w:rsidP="006808D9">
            <w:pPr>
              <w:spacing w:after="0" w:line="240" w:lineRule="auto"/>
              <w:rPr>
                <w:ins w:id="33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3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Arizona State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D4691BB" w14:textId="5F88A049" w:rsidR="006808D9" w:rsidRPr="006808D9" w:rsidRDefault="006808D9" w:rsidP="006808D9">
            <w:pPr>
              <w:spacing w:after="0" w:line="240" w:lineRule="auto"/>
              <w:rPr>
                <w:ins w:id="33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34" w:author="Dr. Sim Tze Ying" w:date="2015-09-23T18:13:00Z">
              <w:del w:id="335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336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337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751B7DC" w14:textId="77777777" w:rsidR="006808D9" w:rsidRPr="006808D9" w:rsidRDefault="006808D9" w:rsidP="006808D9">
            <w:pPr>
              <w:spacing w:after="0" w:line="240" w:lineRule="auto"/>
              <w:rPr>
                <w:ins w:id="33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3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5072F64" w14:textId="77777777" w:rsidR="006808D9" w:rsidRPr="006808D9" w:rsidRDefault="006808D9" w:rsidP="006808D9">
            <w:pPr>
              <w:spacing w:after="0" w:line="240" w:lineRule="auto"/>
              <w:rPr>
                <w:ins w:id="34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4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129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FB1D934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34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4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2014</w:t>
              </w:r>
            </w:ins>
          </w:p>
        </w:tc>
      </w:tr>
      <w:tr w:rsidR="006808D9" w:rsidRPr="006808D9" w14:paraId="7E81D8DE" w14:textId="77777777" w:rsidTr="006808D9">
        <w:trPr>
          <w:trHeight w:val="300"/>
          <w:ins w:id="344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F2843FF" w14:textId="77777777" w:rsidR="006808D9" w:rsidRPr="006808D9" w:rsidRDefault="006808D9" w:rsidP="006808D9">
            <w:pPr>
              <w:spacing w:after="0" w:line="240" w:lineRule="auto"/>
              <w:rPr>
                <w:ins w:id="34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4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ONG CHEE CHUEN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6C5861E" w14:textId="77777777" w:rsidR="006808D9" w:rsidRPr="006808D9" w:rsidRDefault="006808D9" w:rsidP="006808D9">
            <w:pPr>
              <w:spacing w:after="0" w:line="240" w:lineRule="auto"/>
              <w:rPr>
                <w:ins w:id="34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4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Mechanical Engineering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8BD0B06" w14:textId="77777777" w:rsidR="006808D9" w:rsidRPr="006808D9" w:rsidRDefault="006808D9" w:rsidP="006808D9">
            <w:pPr>
              <w:spacing w:after="0" w:line="240" w:lineRule="auto"/>
              <w:rPr>
                <w:ins w:id="34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5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University of Minnesota Twin Cities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75C93C9" w14:textId="3EAA2B5C" w:rsidR="006808D9" w:rsidRPr="006808D9" w:rsidRDefault="006808D9" w:rsidP="006808D9">
            <w:pPr>
              <w:spacing w:after="0" w:line="240" w:lineRule="auto"/>
              <w:rPr>
                <w:ins w:id="35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52" w:author="Dr. Sim Tze Ying" w:date="2015-09-23T18:13:00Z">
              <w:del w:id="353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354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355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59E5F1C" w14:textId="77777777" w:rsidR="006808D9" w:rsidRPr="006808D9" w:rsidRDefault="006808D9" w:rsidP="006808D9">
            <w:pPr>
              <w:spacing w:after="0" w:line="240" w:lineRule="auto"/>
              <w:rPr>
                <w:ins w:id="35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5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7B38DE3" w14:textId="77777777" w:rsidR="006808D9" w:rsidRPr="006808D9" w:rsidRDefault="006808D9" w:rsidP="006808D9">
            <w:pPr>
              <w:spacing w:after="0" w:line="240" w:lineRule="auto"/>
              <w:rPr>
                <w:ins w:id="35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5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71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E5719B3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36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6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2013</w:t>
              </w:r>
            </w:ins>
          </w:p>
        </w:tc>
      </w:tr>
      <w:tr w:rsidR="006808D9" w:rsidRPr="006808D9" w14:paraId="79DE515A" w14:textId="77777777" w:rsidTr="006808D9">
        <w:trPr>
          <w:trHeight w:val="300"/>
          <w:ins w:id="362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669AB9E" w14:textId="77777777" w:rsidR="006808D9" w:rsidRPr="006808D9" w:rsidRDefault="006808D9" w:rsidP="006808D9">
            <w:pPr>
              <w:spacing w:after="0" w:line="240" w:lineRule="auto"/>
              <w:rPr>
                <w:ins w:id="36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6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AMANDA LEONG SUE WEN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EE9A6B0" w14:textId="77777777" w:rsidR="006808D9" w:rsidRPr="006808D9" w:rsidRDefault="006808D9" w:rsidP="006808D9">
            <w:pPr>
              <w:spacing w:after="0" w:line="240" w:lineRule="auto"/>
              <w:rPr>
                <w:ins w:id="36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6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Mechanical Engineering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92C971C" w14:textId="77777777" w:rsidR="006808D9" w:rsidRPr="006808D9" w:rsidRDefault="006808D9" w:rsidP="006808D9">
            <w:pPr>
              <w:spacing w:after="0" w:line="240" w:lineRule="auto"/>
              <w:rPr>
                <w:ins w:id="36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6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Ohio State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EAE0402" w14:textId="51D25BB4" w:rsidR="006808D9" w:rsidRPr="006808D9" w:rsidRDefault="006808D9" w:rsidP="006808D9">
            <w:pPr>
              <w:spacing w:after="0" w:line="240" w:lineRule="auto"/>
              <w:rPr>
                <w:ins w:id="36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70" w:author="Dr. Sim Tze Ying" w:date="2015-09-23T18:13:00Z">
              <w:del w:id="371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372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373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4DC9DDD" w14:textId="77777777" w:rsidR="006808D9" w:rsidRPr="006808D9" w:rsidRDefault="006808D9" w:rsidP="006808D9">
            <w:pPr>
              <w:spacing w:after="0" w:line="240" w:lineRule="auto"/>
              <w:rPr>
                <w:ins w:id="37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7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EA0F8A9" w14:textId="77777777" w:rsidR="006808D9" w:rsidRPr="006808D9" w:rsidRDefault="006808D9" w:rsidP="006808D9">
            <w:pPr>
              <w:spacing w:after="0" w:line="240" w:lineRule="auto"/>
              <w:rPr>
                <w:ins w:id="37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7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54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07028E9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37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7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2013</w:t>
              </w:r>
            </w:ins>
          </w:p>
        </w:tc>
      </w:tr>
      <w:tr w:rsidR="006808D9" w:rsidRPr="006808D9" w14:paraId="5545E50C" w14:textId="77777777" w:rsidTr="006808D9">
        <w:trPr>
          <w:trHeight w:val="300"/>
          <w:ins w:id="380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0E3DA50" w14:textId="77777777" w:rsidR="006808D9" w:rsidRPr="006808D9" w:rsidRDefault="006808D9" w:rsidP="006808D9">
            <w:pPr>
              <w:spacing w:after="0" w:line="240" w:lineRule="auto"/>
              <w:rPr>
                <w:ins w:id="38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8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CHIN KHAI YI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03B0934" w14:textId="77777777" w:rsidR="006808D9" w:rsidRPr="006808D9" w:rsidRDefault="006808D9" w:rsidP="006808D9">
            <w:pPr>
              <w:spacing w:after="0" w:line="240" w:lineRule="auto"/>
              <w:rPr>
                <w:ins w:id="38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8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Mechanical Engineering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A33BCCF" w14:textId="77777777" w:rsidR="006808D9" w:rsidRPr="006808D9" w:rsidRDefault="006808D9" w:rsidP="006808D9">
            <w:pPr>
              <w:spacing w:after="0" w:line="240" w:lineRule="auto"/>
              <w:rPr>
                <w:ins w:id="38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8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University of Michigan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DDF20EC" w14:textId="509415FC" w:rsidR="006808D9" w:rsidRPr="006808D9" w:rsidRDefault="006808D9" w:rsidP="006808D9">
            <w:pPr>
              <w:spacing w:after="0" w:line="240" w:lineRule="auto"/>
              <w:rPr>
                <w:ins w:id="38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88" w:author="Dr. Sim Tze Ying" w:date="2015-09-23T18:13:00Z">
              <w:del w:id="389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390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391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3FEE1C5" w14:textId="77777777" w:rsidR="006808D9" w:rsidRPr="006808D9" w:rsidRDefault="006808D9" w:rsidP="006808D9">
            <w:pPr>
              <w:spacing w:after="0" w:line="240" w:lineRule="auto"/>
              <w:rPr>
                <w:ins w:id="39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9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427E27C" w14:textId="77777777" w:rsidR="006808D9" w:rsidRPr="006808D9" w:rsidRDefault="006808D9" w:rsidP="006808D9">
            <w:pPr>
              <w:spacing w:after="0" w:line="240" w:lineRule="auto"/>
              <w:rPr>
                <w:ins w:id="39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9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29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928976B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39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39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2013</w:t>
              </w:r>
            </w:ins>
          </w:p>
        </w:tc>
      </w:tr>
      <w:tr w:rsidR="006808D9" w:rsidRPr="006808D9" w14:paraId="2F0DDC72" w14:textId="77777777" w:rsidTr="006808D9">
        <w:trPr>
          <w:trHeight w:val="300"/>
          <w:ins w:id="398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570DCE4" w14:textId="77777777" w:rsidR="006808D9" w:rsidRPr="006808D9" w:rsidRDefault="006808D9" w:rsidP="006808D9">
            <w:pPr>
              <w:spacing w:after="0" w:line="240" w:lineRule="auto"/>
              <w:rPr>
                <w:ins w:id="39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0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VOON SENG HONG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5D70760" w14:textId="77777777" w:rsidR="006808D9" w:rsidRPr="006808D9" w:rsidRDefault="006808D9" w:rsidP="006808D9">
            <w:pPr>
              <w:spacing w:after="0" w:line="240" w:lineRule="auto"/>
              <w:rPr>
                <w:ins w:id="40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0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Aeronautical Engineering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737D6C0" w14:textId="77777777" w:rsidR="006808D9" w:rsidRPr="006808D9" w:rsidRDefault="006808D9" w:rsidP="006808D9">
            <w:pPr>
              <w:spacing w:after="0" w:line="240" w:lineRule="auto"/>
              <w:rPr>
                <w:ins w:id="40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0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University of Texas at Arlington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436482A" w14:textId="466F0126" w:rsidR="006808D9" w:rsidRPr="006808D9" w:rsidRDefault="006808D9" w:rsidP="006808D9">
            <w:pPr>
              <w:spacing w:after="0" w:line="240" w:lineRule="auto"/>
              <w:rPr>
                <w:ins w:id="40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06" w:author="Dr. Sim Tze Ying" w:date="2015-09-23T18:13:00Z">
              <w:del w:id="407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408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409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17B2084" w14:textId="77777777" w:rsidR="006808D9" w:rsidRPr="006808D9" w:rsidRDefault="006808D9" w:rsidP="006808D9">
            <w:pPr>
              <w:spacing w:after="0" w:line="240" w:lineRule="auto"/>
              <w:rPr>
                <w:ins w:id="41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1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B9B36B4" w14:textId="77777777" w:rsidR="006808D9" w:rsidRPr="006808D9" w:rsidRDefault="006808D9" w:rsidP="006808D9">
            <w:pPr>
              <w:spacing w:after="0" w:line="240" w:lineRule="auto"/>
              <w:rPr>
                <w:ins w:id="41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1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170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6C8E6D8E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41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1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2013</w:t>
              </w:r>
            </w:ins>
          </w:p>
        </w:tc>
      </w:tr>
      <w:tr w:rsidR="006808D9" w:rsidRPr="006808D9" w14:paraId="181B9989" w14:textId="77777777" w:rsidTr="006808D9">
        <w:trPr>
          <w:trHeight w:val="300"/>
          <w:ins w:id="416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1CEBEA1" w14:textId="77777777" w:rsidR="006808D9" w:rsidRPr="006808D9" w:rsidRDefault="006808D9" w:rsidP="006808D9">
            <w:pPr>
              <w:spacing w:after="0" w:line="240" w:lineRule="auto"/>
              <w:rPr>
                <w:ins w:id="41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1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TIEW E-HONG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3740FB0" w14:textId="77777777" w:rsidR="006808D9" w:rsidRPr="006808D9" w:rsidRDefault="006808D9" w:rsidP="006808D9">
            <w:pPr>
              <w:spacing w:after="0" w:line="240" w:lineRule="auto"/>
              <w:rPr>
                <w:ins w:id="41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2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Nanoscale Engineering/Science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1359E6B" w14:textId="77777777" w:rsidR="006808D9" w:rsidRPr="006808D9" w:rsidRDefault="006808D9" w:rsidP="006808D9">
            <w:pPr>
              <w:spacing w:after="0" w:line="240" w:lineRule="auto"/>
              <w:rPr>
                <w:ins w:id="42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22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State University of New York at Albany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10B16CF" w14:textId="319C9149" w:rsidR="006808D9" w:rsidRPr="006808D9" w:rsidRDefault="006808D9" w:rsidP="006808D9">
            <w:pPr>
              <w:spacing w:after="0" w:line="240" w:lineRule="auto"/>
              <w:rPr>
                <w:ins w:id="42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24" w:author="Dr. Sim Tze Ying" w:date="2015-09-23T18:13:00Z">
              <w:del w:id="425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426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427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176D5EC" w14:textId="77777777" w:rsidR="006808D9" w:rsidRPr="006808D9" w:rsidRDefault="006808D9" w:rsidP="006808D9">
            <w:pPr>
              <w:spacing w:after="0" w:line="240" w:lineRule="auto"/>
              <w:rPr>
                <w:ins w:id="42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2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6F98697" w14:textId="77777777" w:rsidR="006808D9" w:rsidRPr="006808D9" w:rsidRDefault="006808D9" w:rsidP="006808D9">
            <w:pPr>
              <w:spacing w:after="0" w:line="240" w:lineRule="auto"/>
              <w:rPr>
                <w:ins w:id="43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3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126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DAD301D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432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33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2013</w:t>
              </w:r>
            </w:ins>
          </w:p>
        </w:tc>
      </w:tr>
      <w:tr w:rsidR="006808D9" w:rsidRPr="006808D9" w14:paraId="71EA1D9B" w14:textId="77777777" w:rsidTr="006808D9">
        <w:trPr>
          <w:trHeight w:val="300"/>
          <w:ins w:id="434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75DDDDCE" w14:textId="77777777" w:rsidR="006808D9" w:rsidRPr="006808D9" w:rsidRDefault="006808D9" w:rsidP="006808D9">
            <w:pPr>
              <w:spacing w:after="0" w:line="240" w:lineRule="auto"/>
              <w:rPr>
                <w:ins w:id="43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3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MUHAMMAD NAUFAL BIN RAZIN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B931B26" w14:textId="77777777" w:rsidR="006808D9" w:rsidRPr="006808D9" w:rsidRDefault="006808D9" w:rsidP="006808D9">
            <w:pPr>
              <w:spacing w:after="0" w:line="240" w:lineRule="auto"/>
              <w:rPr>
                <w:ins w:id="43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3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Meteorology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B181967" w14:textId="77777777" w:rsidR="006808D9" w:rsidRPr="006808D9" w:rsidRDefault="006808D9" w:rsidP="006808D9">
            <w:pPr>
              <w:spacing w:after="0" w:line="240" w:lineRule="auto"/>
              <w:rPr>
                <w:ins w:id="43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40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University of Hawaii at Manoa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6935ACF" w14:textId="35065279" w:rsidR="006808D9" w:rsidRPr="006808D9" w:rsidRDefault="006808D9" w:rsidP="006808D9">
            <w:pPr>
              <w:spacing w:after="0" w:line="240" w:lineRule="auto"/>
              <w:rPr>
                <w:ins w:id="441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42" w:author="Dr. Sim Tze Ying" w:date="2015-09-23T18:13:00Z">
              <w:del w:id="443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444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445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E0FA19A" w14:textId="77777777" w:rsidR="006808D9" w:rsidRPr="006808D9" w:rsidRDefault="006808D9" w:rsidP="006808D9">
            <w:pPr>
              <w:spacing w:after="0" w:line="240" w:lineRule="auto"/>
              <w:rPr>
                <w:ins w:id="44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4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58B741B9" w14:textId="77777777" w:rsidR="006808D9" w:rsidRPr="006808D9" w:rsidRDefault="006808D9" w:rsidP="006808D9">
            <w:pPr>
              <w:spacing w:after="0" w:line="240" w:lineRule="auto"/>
              <w:rPr>
                <w:ins w:id="44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4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168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9613991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450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51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2012</w:t>
              </w:r>
            </w:ins>
          </w:p>
        </w:tc>
      </w:tr>
      <w:tr w:rsidR="006808D9" w:rsidRPr="006808D9" w14:paraId="03B48B8B" w14:textId="77777777" w:rsidTr="006808D9">
        <w:trPr>
          <w:trHeight w:val="300"/>
          <w:ins w:id="452" w:author="Dr. Sim Tze Ying" w:date="2015-09-23T18:13:00Z"/>
        </w:trPr>
        <w:tc>
          <w:tcPr>
            <w:tcW w:w="198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D7EAA69" w14:textId="77777777" w:rsidR="006808D9" w:rsidRPr="006808D9" w:rsidRDefault="006808D9" w:rsidP="006808D9">
            <w:pPr>
              <w:spacing w:after="0" w:line="240" w:lineRule="auto"/>
              <w:rPr>
                <w:ins w:id="453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54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LIM FANG HAO</w:t>
              </w:r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3F5C5596" w14:textId="77777777" w:rsidR="006808D9" w:rsidRPr="006808D9" w:rsidRDefault="006808D9" w:rsidP="006808D9">
            <w:pPr>
              <w:spacing w:after="0" w:line="240" w:lineRule="auto"/>
              <w:rPr>
                <w:ins w:id="455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56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Microbiology</w:t>
              </w:r>
            </w:ins>
          </w:p>
        </w:tc>
        <w:tc>
          <w:tcPr>
            <w:tcW w:w="1985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A81713C" w14:textId="77777777" w:rsidR="006808D9" w:rsidRPr="006808D9" w:rsidRDefault="006808D9" w:rsidP="006808D9">
            <w:pPr>
              <w:spacing w:after="0" w:line="240" w:lineRule="auto"/>
              <w:rPr>
                <w:ins w:id="457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58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Iowa State University</w:t>
              </w:r>
            </w:ins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22E1CD09" w14:textId="09123614" w:rsidR="006808D9" w:rsidRPr="006808D9" w:rsidRDefault="006808D9" w:rsidP="006808D9">
            <w:pPr>
              <w:spacing w:after="0" w:line="240" w:lineRule="auto"/>
              <w:rPr>
                <w:ins w:id="459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60" w:author="Dr. Sim Tze Ying" w:date="2015-09-23T18:13:00Z">
              <w:del w:id="461" w:author="Tze Ying" w:date="2015-10-01T12:09:00Z">
                <w:r w:rsidRPr="006808D9" w:rsidDel="005E3303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US</w:delText>
                </w:r>
              </w:del>
              <w:del w:id="462" w:author="Tze Ying" w:date="2015-10-01T12:17:00Z">
                <w:r w:rsidRPr="006808D9" w:rsidDel="00236A77">
                  <w:rPr>
                    <w:rFonts w:ascii="Calibri" w:eastAsia="Times New Roman" w:hAnsi="Calibri" w:cs="Calibri"/>
                    <w:color w:val="000000"/>
                    <w:lang w:val="en-MY" w:eastAsia="en-MY"/>
                  </w:rPr>
                  <w:delText>A</w:delText>
                </w:r>
              </w:del>
            </w:ins>
            <w:ins w:id="463" w:author="Tze Ying" w:date="2015-10-01T12:17:00Z">
              <w:r w:rsidR="00236A77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U.S.</w:t>
              </w:r>
            </w:ins>
          </w:p>
        </w:tc>
        <w:tc>
          <w:tcPr>
            <w:tcW w:w="850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4B839BA0" w14:textId="77777777" w:rsidR="006808D9" w:rsidRPr="006808D9" w:rsidRDefault="006808D9" w:rsidP="006808D9">
            <w:pPr>
              <w:spacing w:after="0" w:line="240" w:lineRule="auto"/>
              <w:rPr>
                <w:ins w:id="464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65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National</w:t>
              </w:r>
            </w:ins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12F61C4C" w14:textId="77777777" w:rsidR="006808D9" w:rsidRPr="006808D9" w:rsidRDefault="006808D9" w:rsidP="006808D9">
            <w:pPr>
              <w:spacing w:after="0" w:line="240" w:lineRule="auto"/>
              <w:rPr>
                <w:ins w:id="466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67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106</w:t>
              </w:r>
            </w:ins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00"/>
            <w:vAlign w:val="bottom"/>
            <w:hideMark/>
          </w:tcPr>
          <w:p w14:paraId="06A85AEB" w14:textId="77777777" w:rsidR="006808D9" w:rsidRPr="006808D9" w:rsidRDefault="006808D9" w:rsidP="006808D9">
            <w:pPr>
              <w:spacing w:after="0" w:line="240" w:lineRule="auto"/>
              <w:jc w:val="right"/>
              <w:rPr>
                <w:ins w:id="468" w:author="Dr. Sim Tze Ying" w:date="2015-09-23T18:13:00Z"/>
                <w:rFonts w:ascii="Calibri" w:eastAsia="Times New Roman" w:hAnsi="Calibri" w:cs="Calibri"/>
                <w:color w:val="000000"/>
                <w:lang w:val="en-MY" w:eastAsia="en-MY"/>
              </w:rPr>
            </w:pPr>
            <w:ins w:id="469" w:author="Dr. Sim Tze Ying" w:date="2015-09-23T18:13:00Z">
              <w:r w:rsidRPr="006808D9">
                <w:rPr>
                  <w:rFonts w:ascii="Calibri" w:eastAsia="Times New Roman" w:hAnsi="Calibri" w:cs="Calibri"/>
                  <w:color w:val="000000"/>
                  <w:lang w:val="en-MY" w:eastAsia="en-MY"/>
                </w:rPr>
                <w:t>2012</w:t>
              </w:r>
            </w:ins>
          </w:p>
        </w:tc>
      </w:tr>
    </w:tbl>
    <w:p w14:paraId="67055CB8" w14:textId="77777777" w:rsidR="006808D9" w:rsidRPr="000F0452" w:rsidRDefault="006808D9" w:rsidP="000F05B5">
      <w:pPr>
        <w:spacing w:after="0" w:line="240" w:lineRule="auto"/>
        <w:jc w:val="both"/>
        <w:rPr>
          <w:rFonts w:eastAsia="Times New Roman" w:cstheme="minorHAnsi"/>
          <w:iCs/>
          <w:lang w:val="en-US" w:eastAsia="en-GB"/>
        </w:rPr>
      </w:pPr>
    </w:p>
    <w:p w14:paraId="20C2AF4E" w14:textId="105D0DD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 xml:space="preserve">New York University, </w:t>
      </w:r>
      <w:del w:id="470" w:author="Tze Ying" w:date="2015-10-01T12:09:00Z">
        <w:r w:rsidRPr="00502F9F" w:rsidDel="005E3303">
          <w:rPr>
            <w:rFonts w:cstheme="minorHAnsi"/>
            <w:b/>
          </w:rPr>
          <w:delText>US</w:delText>
        </w:r>
      </w:del>
      <w:bookmarkStart w:id="471" w:name="_GoBack"/>
      <w:del w:id="472" w:author="Tze Ying" w:date="2015-10-01T12:17:00Z">
        <w:r w:rsidRPr="00502F9F" w:rsidDel="00236A77">
          <w:rPr>
            <w:rFonts w:cstheme="minorHAnsi"/>
            <w:b/>
          </w:rPr>
          <w:delText>A</w:delText>
        </w:r>
      </w:del>
      <w:bookmarkEnd w:id="471"/>
      <w:ins w:id="473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4F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Finance and Economics,</w:t>
      </w:r>
    </w:p>
    <w:p w14:paraId="20C2AF50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Lau Jan-Lim,</w:t>
      </w:r>
    </w:p>
    <w:p w14:paraId="20C2AF51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Currently working as Investment</w:t>
      </w:r>
    </w:p>
    <w:p w14:paraId="20C2AF52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Banking Analyst in Houlihan Lokey</w:t>
      </w:r>
    </w:p>
    <w:p w14:paraId="20C2AF53" w14:textId="6526D7FB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 xml:space="preserve">(New York, </w:t>
      </w:r>
      <w:del w:id="474" w:author="Tze Ying" w:date="2015-10-01T12:09:00Z">
        <w:r w:rsidRPr="00502F9F" w:rsidDel="005E3303">
          <w:rPr>
            <w:rFonts w:cstheme="minorHAnsi"/>
          </w:rPr>
          <w:delText>US</w:delText>
        </w:r>
      </w:del>
      <w:del w:id="475" w:author="Tze Ying" w:date="2015-10-01T12:17:00Z">
        <w:r w:rsidRPr="00502F9F" w:rsidDel="00236A77">
          <w:rPr>
            <w:rFonts w:cstheme="minorHAnsi"/>
          </w:rPr>
          <w:delText>A</w:delText>
        </w:r>
      </w:del>
      <w:ins w:id="476" w:author="Tze Ying" w:date="2015-10-01T12:17:00Z">
        <w:r w:rsidR="00236A77">
          <w:rPr>
            <w:rFonts w:cstheme="minorHAnsi"/>
          </w:rPr>
          <w:t>U.S.</w:t>
        </w:r>
      </w:ins>
      <w:r w:rsidRPr="00502F9F">
        <w:rPr>
          <w:rFonts w:cstheme="minorHAnsi"/>
        </w:rPr>
        <w:t>)</w:t>
      </w:r>
    </w:p>
    <w:p w14:paraId="20C2AF54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55" w14:textId="7D0A0D8B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 xml:space="preserve">Cornell University, </w:t>
      </w:r>
      <w:del w:id="477" w:author="Tze Ying" w:date="2015-10-01T12:09:00Z">
        <w:r w:rsidRPr="00502F9F" w:rsidDel="005E3303">
          <w:rPr>
            <w:rFonts w:cstheme="minorHAnsi"/>
            <w:b/>
          </w:rPr>
          <w:delText>US</w:delText>
        </w:r>
      </w:del>
      <w:del w:id="478" w:author="Tze Ying" w:date="2015-10-01T12:17:00Z">
        <w:r w:rsidRPr="00502F9F" w:rsidDel="00236A77">
          <w:rPr>
            <w:rFonts w:cstheme="minorHAnsi"/>
            <w:b/>
          </w:rPr>
          <w:delText>A</w:delText>
        </w:r>
      </w:del>
      <w:ins w:id="479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56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Biological Engineering,</w:t>
      </w:r>
    </w:p>
    <w:p w14:paraId="20C2AF57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Esther Lim Wei Yee,</w:t>
      </w:r>
    </w:p>
    <w:p w14:paraId="20C2AF58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Currently working as</w:t>
      </w:r>
    </w:p>
    <w:p w14:paraId="20C2AF59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Biochemical Engineer</w:t>
      </w:r>
    </w:p>
    <w:p w14:paraId="20C2AF5A" w14:textId="481BF5B4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 xml:space="preserve">in Merck (Pennsylvania, </w:t>
      </w:r>
      <w:del w:id="480" w:author="Tze Ying" w:date="2015-10-01T12:09:00Z">
        <w:r w:rsidRPr="00502F9F" w:rsidDel="005E3303">
          <w:rPr>
            <w:rFonts w:cstheme="minorHAnsi"/>
          </w:rPr>
          <w:delText>US</w:delText>
        </w:r>
      </w:del>
      <w:del w:id="481" w:author="Tze Ying" w:date="2015-10-01T12:17:00Z">
        <w:r w:rsidRPr="00502F9F" w:rsidDel="00236A77">
          <w:rPr>
            <w:rFonts w:cstheme="minorHAnsi"/>
          </w:rPr>
          <w:delText>A</w:delText>
        </w:r>
      </w:del>
      <w:ins w:id="482" w:author="Tze Ying" w:date="2015-10-01T12:17:00Z">
        <w:r w:rsidR="00236A77">
          <w:rPr>
            <w:rFonts w:cstheme="minorHAnsi"/>
          </w:rPr>
          <w:t>U.S.</w:t>
        </w:r>
      </w:ins>
      <w:r w:rsidRPr="00502F9F">
        <w:rPr>
          <w:rFonts w:cstheme="minorHAnsi"/>
        </w:rPr>
        <w:t>)</w:t>
      </w:r>
    </w:p>
    <w:p w14:paraId="20C2AF5B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5C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>Simon Fraser University,</w:t>
      </w:r>
    </w:p>
    <w:p w14:paraId="20C2AF5D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Canada</w:t>
      </w:r>
    </w:p>
    <w:p w14:paraId="20C2AF5E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Communication Studies,</w:t>
      </w:r>
    </w:p>
    <w:p w14:paraId="20C2AF5F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Chin Kah Men</w:t>
      </w:r>
    </w:p>
    <w:p w14:paraId="20C2AF60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61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>University of Missouri-Kansas</w:t>
      </w:r>
    </w:p>
    <w:p w14:paraId="20C2AF62" w14:textId="6C4F68A6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 xml:space="preserve">City, </w:t>
      </w:r>
      <w:del w:id="483" w:author="Tze Ying" w:date="2015-10-01T12:09:00Z">
        <w:r w:rsidRPr="00502F9F" w:rsidDel="005E3303">
          <w:rPr>
            <w:rFonts w:cstheme="minorHAnsi"/>
          </w:rPr>
          <w:delText>US</w:delText>
        </w:r>
      </w:del>
      <w:del w:id="484" w:author="Tze Ying" w:date="2015-10-01T12:17:00Z">
        <w:r w:rsidRPr="00502F9F" w:rsidDel="00236A77">
          <w:rPr>
            <w:rFonts w:cstheme="minorHAnsi"/>
          </w:rPr>
          <w:delText>A</w:delText>
        </w:r>
      </w:del>
      <w:ins w:id="485" w:author="Tze Ying" w:date="2015-10-01T12:17:00Z">
        <w:r w:rsidR="00236A77">
          <w:rPr>
            <w:rFonts w:cstheme="minorHAnsi"/>
          </w:rPr>
          <w:t>U.S.</w:t>
        </w:r>
      </w:ins>
    </w:p>
    <w:p w14:paraId="20C2AF63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Business,</w:t>
      </w:r>
    </w:p>
    <w:p w14:paraId="20C2AF64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lastRenderedPageBreak/>
        <w:t>Tan Pei Song</w:t>
      </w:r>
    </w:p>
    <w:p w14:paraId="20C2AF65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66" w14:textId="58859D82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 xml:space="preserve">Boston University, </w:t>
      </w:r>
      <w:del w:id="486" w:author="Tze Ying" w:date="2015-10-01T12:09:00Z">
        <w:r w:rsidRPr="00502F9F" w:rsidDel="005E3303">
          <w:rPr>
            <w:rFonts w:cstheme="minorHAnsi"/>
            <w:b/>
          </w:rPr>
          <w:delText>US</w:delText>
        </w:r>
      </w:del>
      <w:del w:id="487" w:author="Tze Ying" w:date="2015-10-01T12:17:00Z">
        <w:r w:rsidRPr="00502F9F" w:rsidDel="00236A77">
          <w:rPr>
            <w:rFonts w:cstheme="minorHAnsi"/>
            <w:b/>
          </w:rPr>
          <w:delText>A</w:delText>
        </w:r>
      </w:del>
      <w:ins w:id="488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67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Communication,</w:t>
      </w:r>
    </w:p>
    <w:p w14:paraId="20C2AF68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Vincent Lai Yun Wei</w:t>
      </w:r>
    </w:p>
    <w:p w14:paraId="20C2AF69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6A" w14:textId="0CBBD2A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 xml:space="preserve">Iowa State University, </w:t>
      </w:r>
      <w:del w:id="489" w:author="Tze Ying" w:date="2015-10-01T12:09:00Z">
        <w:r w:rsidRPr="00502F9F" w:rsidDel="005E3303">
          <w:rPr>
            <w:rFonts w:cstheme="minorHAnsi"/>
            <w:b/>
          </w:rPr>
          <w:delText>US</w:delText>
        </w:r>
      </w:del>
      <w:del w:id="490" w:author="Tze Ying" w:date="2015-10-01T12:17:00Z">
        <w:r w:rsidRPr="00502F9F" w:rsidDel="00236A77">
          <w:rPr>
            <w:rFonts w:cstheme="minorHAnsi"/>
            <w:b/>
          </w:rPr>
          <w:delText>A</w:delText>
        </w:r>
      </w:del>
      <w:ins w:id="491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6B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Biomedical Science,</w:t>
      </w:r>
    </w:p>
    <w:p w14:paraId="20C2AF6C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Lim Fang Hao</w:t>
      </w:r>
    </w:p>
    <w:p w14:paraId="20C2AF6D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6E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6F" w14:textId="672D04E6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 xml:space="preserve">University of Hawaii, </w:t>
      </w:r>
      <w:del w:id="492" w:author="Tze Ying" w:date="2015-10-01T12:09:00Z">
        <w:r w:rsidRPr="00502F9F" w:rsidDel="005E3303">
          <w:rPr>
            <w:rFonts w:cstheme="minorHAnsi"/>
            <w:b/>
          </w:rPr>
          <w:delText>US</w:delText>
        </w:r>
      </w:del>
      <w:del w:id="493" w:author="Tze Ying" w:date="2015-10-01T12:17:00Z">
        <w:r w:rsidRPr="00502F9F" w:rsidDel="00236A77">
          <w:rPr>
            <w:rFonts w:cstheme="minorHAnsi"/>
            <w:b/>
          </w:rPr>
          <w:delText>A</w:delText>
        </w:r>
      </w:del>
      <w:ins w:id="494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70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Meteorology,</w:t>
      </w:r>
    </w:p>
    <w:p w14:paraId="20C2AF71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Muhammad Naufal Razin</w:t>
      </w:r>
    </w:p>
    <w:p w14:paraId="20C2AF72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73" w14:textId="3E0E494D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 xml:space="preserve">Drake University, </w:t>
      </w:r>
      <w:del w:id="495" w:author="Tze Ying" w:date="2015-10-01T12:09:00Z">
        <w:r w:rsidRPr="00502F9F" w:rsidDel="005E3303">
          <w:rPr>
            <w:rFonts w:cstheme="minorHAnsi"/>
          </w:rPr>
          <w:delText>US</w:delText>
        </w:r>
      </w:del>
      <w:del w:id="496" w:author="Tze Ying" w:date="2015-10-01T12:17:00Z">
        <w:r w:rsidRPr="00502F9F" w:rsidDel="00236A77">
          <w:rPr>
            <w:rFonts w:cstheme="minorHAnsi"/>
          </w:rPr>
          <w:delText>A</w:delText>
        </w:r>
      </w:del>
      <w:ins w:id="497" w:author="Tze Ying" w:date="2015-10-01T12:17:00Z">
        <w:r w:rsidR="00236A77">
          <w:rPr>
            <w:rFonts w:cstheme="minorHAnsi"/>
          </w:rPr>
          <w:t>U.S.</w:t>
        </w:r>
      </w:ins>
    </w:p>
    <w:p w14:paraId="20C2AF74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Business Administration,</w:t>
      </w:r>
    </w:p>
    <w:p w14:paraId="20C2AF75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Rachel Choe Zhi En</w:t>
      </w:r>
    </w:p>
    <w:p w14:paraId="20C2AF76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77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78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>University of Waterloo, Canada</w:t>
      </w:r>
    </w:p>
    <w:p w14:paraId="20C2AF79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Actuarial Science,</w:t>
      </w:r>
    </w:p>
    <w:p w14:paraId="20C2AF7A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Caleb Ng</w:t>
      </w:r>
    </w:p>
    <w:p w14:paraId="20C2AF7B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7C" w14:textId="4BFBFA93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 xml:space="preserve">Drake University, </w:t>
      </w:r>
      <w:del w:id="498" w:author="Tze Ying" w:date="2015-10-01T12:09:00Z">
        <w:r w:rsidRPr="00502F9F" w:rsidDel="005E3303">
          <w:rPr>
            <w:rFonts w:cstheme="minorHAnsi"/>
            <w:b/>
          </w:rPr>
          <w:delText>US</w:delText>
        </w:r>
      </w:del>
      <w:del w:id="499" w:author="Tze Ying" w:date="2015-10-01T12:17:00Z">
        <w:r w:rsidRPr="00502F9F" w:rsidDel="00236A77">
          <w:rPr>
            <w:rFonts w:cstheme="minorHAnsi"/>
            <w:b/>
          </w:rPr>
          <w:delText>A</w:delText>
        </w:r>
      </w:del>
      <w:ins w:id="500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7D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Actuarial Science,</w:t>
      </w:r>
    </w:p>
    <w:p w14:paraId="20C2AF7E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Gan Kok Fung</w:t>
      </w:r>
    </w:p>
    <w:p w14:paraId="20C2AF7F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80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81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>University of Minnesota</w:t>
      </w:r>
    </w:p>
    <w:p w14:paraId="20C2AF82" w14:textId="58EA9634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 xml:space="preserve">Twin Cities, </w:t>
      </w:r>
      <w:del w:id="501" w:author="Tze Ying" w:date="2015-10-01T12:09:00Z">
        <w:r w:rsidRPr="00502F9F" w:rsidDel="005E3303">
          <w:rPr>
            <w:rFonts w:cstheme="minorHAnsi"/>
          </w:rPr>
          <w:delText>US</w:delText>
        </w:r>
      </w:del>
      <w:del w:id="502" w:author="Tze Ying" w:date="2015-10-01T12:17:00Z">
        <w:r w:rsidRPr="00502F9F" w:rsidDel="00236A77">
          <w:rPr>
            <w:rFonts w:cstheme="minorHAnsi"/>
          </w:rPr>
          <w:delText>A</w:delText>
        </w:r>
      </w:del>
      <w:ins w:id="503" w:author="Tze Ying" w:date="2015-10-01T12:17:00Z">
        <w:r w:rsidR="00236A77">
          <w:rPr>
            <w:rFonts w:cstheme="minorHAnsi"/>
          </w:rPr>
          <w:t>U.S.</w:t>
        </w:r>
      </w:ins>
    </w:p>
    <w:p w14:paraId="20C2AF83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Operations Management</w:t>
      </w:r>
    </w:p>
    <w:p w14:paraId="20C2AF84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&amp; Supervision,</w:t>
      </w:r>
    </w:p>
    <w:p w14:paraId="20C2AF85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Fong Hui Chi</w:t>
      </w:r>
    </w:p>
    <w:p w14:paraId="20C2AF86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87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>Western Michigan</w:t>
      </w:r>
    </w:p>
    <w:p w14:paraId="20C2AF88" w14:textId="71691E00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02F9F">
        <w:rPr>
          <w:rFonts w:cstheme="minorHAnsi"/>
          <w:b/>
        </w:rPr>
        <w:t xml:space="preserve">University, </w:t>
      </w:r>
      <w:del w:id="504" w:author="Tze Ying" w:date="2015-10-01T12:09:00Z">
        <w:r w:rsidRPr="00502F9F" w:rsidDel="005E3303">
          <w:rPr>
            <w:rFonts w:cstheme="minorHAnsi"/>
            <w:b/>
          </w:rPr>
          <w:delText>US</w:delText>
        </w:r>
      </w:del>
      <w:del w:id="505" w:author="Tze Ying" w:date="2015-10-01T12:17:00Z">
        <w:r w:rsidRPr="00502F9F" w:rsidDel="00236A77">
          <w:rPr>
            <w:rFonts w:cstheme="minorHAnsi"/>
            <w:b/>
          </w:rPr>
          <w:delText>A</w:delText>
        </w:r>
      </w:del>
      <w:ins w:id="506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89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Aeronautical Engineering,</w:t>
      </w:r>
    </w:p>
    <w:p w14:paraId="20C2AF8A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Mohammad Amin Asakereh</w:t>
      </w:r>
    </w:p>
    <w:p w14:paraId="20C2AF8B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8C" w14:textId="66370227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 xml:space="preserve">Ohio State University, </w:t>
      </w:r>
      <w:del w:id="507" w:author="Tze Ying" w:date="2015-10-01T12:09:00Z">
        <w:r w:rsidRPr="00712D5F" w:rsidDel="005E3303">
          <w:rPr>
            <w:rFonts w:cstheme="minorHAnsi"/>
            <w:b/>
          </w:rPr>
          <w:delText>US</w:delText>
        </w:r>
      </w:del>
      <w:del w:id="508" w:author="Tze Ying" w:date="2015-10-01T12:17:00Z">
        <w:r w:rsidRPr="00712D5F" w:rsidDel="00236A77">
          <w:rPr>
            <w:rFonts w:cstheme="minorHAnsi"/>
            <w:b/>
          </w:rPr>
          <w:delText>A</w:delText>
        </w:r>
      </w:del>
      <w:ins w:id="509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8D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Mechanical Engineering,</w:t>
      </w:r>
    </w:p>
    <w:p w14:paraId="20C2AF8E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Yeng Yong Xin</w:t>
      </w:r>
    </w:p>
    <w:p w14:paraId="20C2AF8F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90" w14:textId="18B6B7CC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 xml:space="preserve">University of Texas at Austin, </w:t>
      </w:r>
      <w:del w:id="510" w:author="Tze Ying" w:date="2015-10-01T12:09:00Z">
        <w:r w:rsidRPr="00712D5F" w:rsidDel="005E3303">
          <w:rPr>
            <w:rFonts w:cstheme="minorHAnsi"/>
            <w:b/>
          </w:rPr>
          <w:delText>US</w:delText>
        </w:r>
      </w:del>
      <w:del w:id="511" w:author="Tze Ying" w:date="2015-10-01T12:17:00Z">
        <w:r w:rsidRPr="00712D5F" w:rsidDel="00236A77">
          <w:rPr>
            <w:rFonts w:cstheme="minorHAnsi"/>
            <w:b/>
          </w:rPr>
          <w:delText>A</w:delText>
        </w:r>
      </w:del>
      <w:ins w:id="512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91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Natural Sciences,</w:t>
      </w:r>
    </w:p>
    <w:p w14:paraId="20C2AF92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Ong Li Yan</w:t>
      </w:r>
    </w:p>
    <w:p w14:paraId="20C2AF93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94" w14:textId="77777777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>University of Nebraska</w:t>
      </w:r>
    </w:p>
    <w:p w14:paraId="20C2AF95" w14:textId="3F7E4010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 xml:space="preserve">Lincoln, </w:t>
      </w:r>
      <w:del w:id="513" w:author="Tze Ying" w:date="2015-10-01T12:09:00Z">
        <w:r w:rsidRPr="00502F9F" w:rsidDel="005E3303">
          <w:rPr>
            <w:rFonts w:cstheme="minorHAnsi"/>
          </w:rPr>
          <w:delText>US</w:delText>
        </w:r>
      </w:del>
      <w:del w:id="514" w:author="Tze Ying" w:date="2015-10-01T12:17:00Z">
        <w:r w:rsidRPr="00502F9F" w:rsidDel="00236A77">
          <w:rPr>
            <w:rFonts w:cstheme="minorHAnsi"/>
          </w:rPr>
          <w:delText>A</w:delText>
        </w:r>
      </w:del>
      <w:ins w:id="515" w:author="Tze Ying" w:date="2015-10-01T12:17:00Z">
        <w:r w:rsidR="00236A77">
          <w:rPr>
            <w:rFonts w:cstheme="minorHAnsi"/>
          </w:rPr>
          <w:t>U.S.</w:t>
        </w:r>
      </w:ins>
    </w:p>
    <w:p w14:paraId="20C2AF96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Civil Engineering,</w:t>
      </w:r>
    </w:p>
    <w:p w14:paraId="20C2AF97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lastRenderedPageBreak/>
        <w:t>Ting Shu Jie</w:t>
      </w:r>
    </w:p>
    <w:p w14:paraId="20C2AF98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99" w14:textId="77777777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>Southern Illinois University</w:t>
      </w:r>
    </w:p>
    <w:p w14:paraId="20C2AF9A" w14:textId="047803AD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 xml:space="preserve">Carbondale, </w:t>
      </w:r>
      <w:del w:id="516" w:author="Tze Ying" w:date="2015-10-01T12:09:00Z">
        <w:r w:rsidRPr="00712D5F" w:rsidDel="005E3303">
          <w:rPr>
            <w:rFonts w:cstheme="minorHAnsi"/>
            <w:b/>
          </w:rPr>
          <w:delText>US</w:delText>
        </w:r>
      </w:del>
      <w:del w:id="517" w:author="Tze Ying" w:date="2015-10-01T12:17:00Z">
        <w:r w:rsidRPr="00712D5F" w:rsidDel="00236A77">
          <w:rPr>
            <w:rFonts w:cstheme="minorHAnsi"/>
            <w:b/>
          </w:rPr>
          <w:delText>A</w:delText>
        </w:r>
      </w:del>
      <w:ins w:id="518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9B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Business Finance,</w:t>
      </w:r>
    </w:p>
    <w:p w14:paraId="20C2AF9C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Rahat Bin Mahabub</w:t>
      </w:r>
    </w:p>
    <w:p w14:paraId="20C2AF9D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9E" w14:textId="0F3886F9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 xml:space="preserve">University of Kentucky, </w:t>
      </w:r>
      <w:del w:id="519" w:author="Tze Ying" w:date="2015-10-01T12:09:00Z">
        <w:r w:rsidRPr="00712D5F" w:rsidDel="005E3303">
          <w:rPr>
            <w:rFonts w:cstheme="minorHAnsi"/>
            <w:b/>
          </w:rPr>
          <w:delText>US</w:delText>
        </w:r>
      </w:del>
      <w:del w:id="520" w:author="Tze Ying" w:date="2015-10-01T12:17:00Z">
        <w:r w:rsidRPr="00712D5F" w:rsidDel="00236A77">
          <w:rPr>
            <w:rFonts w:cstheme="minorHAnsi"/>
            <w:b/>
          </w:rPr>
          <w:delText>A</w:delText>
        </w:r>
      </w:del>
      <w:ins w:id="521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9F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Business &amp; Economics,</w:t>
      </w:r>
    </w:p>
    <w:p w14:paraId="20C2AFA0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Ong Sheng Yang</w:t>
      </w:r>
    </w:p>
    <w:p w14:paraId="20C2AFA1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A2" w14:textId="77777777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>Embry - Riddle Aeronautical</w:t>
      </w:r>
    </w:p>
    <w:p w14:paraId="20C2AFA3" w14:textId="10289A7E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 xml:space="preserve">University, </w:t>
      </w:r>
      <w:del w:id="522" w:author="Tze Ying" w:date="2015-10-01T12:09:00Z">
        <w:r w:rsidRPr="00712D5F" w:rsidDel="005E3303">
          <w:rPr>
            <w:rFonts w:cstheme="minorHAnsi"/>
            <w:b/>
          </w:rPr>
          <w:delText>US</w:delText>
        </w:r>
      </w:del>
      <w:del w:id="523" w:author="Tze Ying" w:date="2015-10-01T12:17:00Z">
        <w:r w:rsidRPr="00712D5F" w:rsidDel="00236A77">
          <w:rPr>
            <w:rFonts w:cstheme="minorHAnsi"/>
            <w:b/>
          </w:rPr>
          <w:delText>A</w:delText>
        </w:r>
      </w:del>
      <w:ins w:id="524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A4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Astronautics,</w:t>
      </w:r>
    </w:p>
    <w:p w14:paraId="20C2AFA5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Darrell Anthony Tarcius</w:t>
      </w:r>
    </w:p>
    <w:p w14:paraId="20C2AFA6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A7" w14:textId="77777777" w:rsidR="00712D5F" w:rsidRDefault="00712D5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A8" w14:textId="77777777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>Indiana University –</w:t>
      </w:r>
    </w:p>
    <w:p w14:paraId="20C2AFA9" w14:textId="35EFCC09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 xml:space="preserve">Purdue University, </w:t>
      </w:r>
      <w:del w:id="525" w:author="Tze Ying" w:date="2015-10-01T12:09:00Z">
        <w:r w:rsidRPr="00712D5F" w:rsidDel="005E3303">
          <w:rPr>
            <w:rFonts w:cstheme="minorHAnsi"/>
            <w:b/>
          </w:rPr>
          <w:delText>US</w:delText>
        </w:r>
      </w:del>
      <w:del w:id="526" w:author="Tze Ying" w:date="2015-10-01T12:17:00Z">
        <w:r w:rsidRPr="00712D5F" w:rsidDel="00236A77">
          <w:rPr>
            <w:rFonts w:cstheme="minorHAnsi"/>
            <w:b/>
          </w:rPr>
          <w:delText>A</w:delText>
        </w:r>
      </w:del>
      <w:ins w:id="527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AA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Mechanical Engineering,</w:t>
      </w:r>
    </w:p>
    <w:p w14:paraId="20C2AFAB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Felix Loke Shen Loon</w:t>
      </w:r>
    </w:p>
    <w:p w14:paraId="20C2AFAC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AD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AE" w14:textId="1E7007AF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 xml:space="preserve">Arizona State University, </w:t>
      </w:r>
      <w:del w:id="528" w:author="Tze Ying" w:date="2015-10-01T12:09:00Z">
        <w:r w:rsidRPr="00712D5F" w:rsidDel="005E3303">
          <w:rPr>
            <w:rFonts w:cstheme="minorHAnsi"/>
            <w:b/>
          </w:rPr>
          <w:delText>US</w:delText>
        </w:r>
      </w:del>
      <w:del w:id="529" w:author="Tze Ying" w:date="2015-10-01T12:17:00Z">
        <w:r w:rsidRPr="00712D5F" w:rsidDel="00236A77">
          <w:rPr>
            <w:rFonts w:cstheme="minorHAnsi"/>
            <w:b/>
          </w:rPr>
          <w:delText>A</w:delText>
        </w:r>
      </w:del>
      <w:ins w:id="530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AF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Biological Science,</w:t>
      </w:r>
    </w:p>
    <w:p w14:paraId="20C2AFB0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Brenda Vidyashini</w:t>
      </w:r>
    </w:p>
    <w:p w14:paraId="20C2AFB1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B2" w14:textId="77777777" w:rsidR="00712D5F" w:rsidRDefault="00712D5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B3" w14:textId="77777777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>University of Manitoba, Canada</w:t>
      </w:r>
    </w:p>
    <w:p w14:paraId="20C2AFB4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Business Management,</w:t>
      </w:r>
    </w:p>
    <w:p w14:paraId="20C2AFB5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Tatenda Charandura</w:t>
      </w:r>
    </w:p>
    <w:p w14:paraId="20C2AFB6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B7" w14:textId="77777777" w:rsidR="00712D5F" w:rsidRDefault="00712D5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B8" w14:textId="77777777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>University of Waterloo, Canada</w:t>
      </w:r>
    </w:p>
    <w:p w14:paraId="20C2AFB9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Mathematics,</w:t>
      </w:r>
    </w:p>
    <w:p w14:paraId="20C2AFBA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Ooi Le Yao</w:t>
      </w:r>
    </w:p>
    <w:p w14:paraId="20C2AFBB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BC" w14:textId="77777777" w:rsidR="00712D5F" w:rsidRDefault="00712D5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0C2AFBD" w14:textId="183E65D2" w:rsidR="00502F9F" w:rsidRPr="00712D5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12D5F">
        <w:rPr>
          <w:rFonts w:cstheme="minorHAnsi"/>
          <w:b/>
        </w:rPr>
        <w:t xml:space="preserve">Marquette University, </w:t>
      </w:r>
      <w:del w:id="531" w:author="Tze Ying" w:date="2015-10-01T12:09:00Z">
        <w:r w:rsidRPr="00712D5F" w:rsidDel="005E3303">
          <w:rPr>
            <w:rFonts w:cstheme="minorHAnsi"/>
            <w:b/>
          </w:rPr>
          <w:delText>US</w:delText>
        </w:r>
      </w:del>
      <w:del w:id="532" w:author="Tze Ying" w:date="2015-10-01T12:17:00Z">
        <w:r w:rsidRPr="00712D5F" w:rsidDel="00236A77">
          <w:rPr>
            <w:rFonts w:cstheme="minorHAnsi"/>
            <w:b/>
          </w:rPr>
          <w:delText>A</w:delText>
        </w:r>
      </w:del>
      <w:ins w:id="533" w:author="Tze Ying" w:date="2015-10-01T12:17:00Z">
        <w:r w:rsidR="00236A77">
          <w:rPr>
            <w:rFonts w:cstheme="minorHAnsi"/>
            <w:b/>
          </w:rPr>
          <w:t>U.S.</w:t>
        </w:r>
      </w:ins>
    </w:p>
    <w:p w14:paraId="20C2AFBE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Business &amp; Administration &amp;</w:t>
      </w:r>
    </w:p>
    <w:p w14:paraId="20C2AFBF" w14:textId="77777777" w:rsidR="00502F9F" w:rsidRPr="00502F9F" w:rsidRDefault="00502F9F" w:rsidP="00502F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02F9F">
        <w:rPr>
          <w:rFonts w:cstheme="minorHAnsi"/>
        </w:rPr>
        <w:t>Management,</w:t>
      </w:r>
    </w:p>
    <w:p w14:paraId="20C2AFC0" w14:textId="77777777" w:rsidR="00B065CB" w:rsidRPr="00502F9F" w:rsidRDefault="00502F9F" w:rsidP="00502F9F">
      <w:pPr>
        <w:spacing w:after="0" w:line="240" w:lineRule="auto"/>
        <w:jc w:val="both"/>
        <w:rPr>
          <w:rFonts w:eastAsia="Times New Roman" w:cstheme="minorHAnsi"/>
          <w:iCs/>
          <w:lang w:val="en-US" w:eastAsia="en-GB"/>
        </w:rPr>
      </w:pPr>
      <w:r w:rsidRPr="00502F9F">
        <w:rPr>
          <w:rFonts w:cstheme="minorHAnsi"/>
        </w:rPr>
        <w:t>Ooi Sze Huay Sara</w:t>
      </w:r>
    </w:p>
    <w:p w14:paraId="20C2AFC1" w14:textId="77777777" w:rsidR="002B0D46" w:rsidRPr="00502F9F" w:rsidRDefault="002B0D46" w:rsidP="00071139">
      <w:pPr>
        <w:spacing w:after="0" w:line="240" w:lineRule="auto"/>
        <w:jc w:val="both"/>
        <w:rPr>
          <w:rFonts w:cstheme="minorHAnsi"/>
          <w:lang w:val="en-US"/>
        </w:rPr>
      </w:pPr>
    </w:p>
    <w:p w14:paraId="20C2AFC2" w14:textId="77777777" w:rsidR="002B0D46" w:rsidRDefault="002B0D46" w:rsidP="00071139">
      <w:pPr>
        <w:spacing w:after="0" w:line="240" w:lineRule="auto"/>
        <w:jc w:val="both"/>
        <w:rPr>
          <w:rFonts w:cstheme="minorHAnsi"/>
          <w:lang w:val="en-US"/>
        </w:rPr>
      </w:pPr>
    </w:p>
    <w:p w14:paraId="20C2AFC3" w14:textId="77777777" w:rsidR="00503CA6" w:rsidRPr="00502F9F" w:rsidRDefault="00503CA6" w:rsidP="00071139">
      <w:pPr>
        <w:spacing w:after="0" w:line="240" w:lineRule="auto"/>
        <w:jc w:val="both"/>
        <w:rPr>
          <w:rFonts w:cstheme="minorHAnsi"/>
          <w:lang w:val="en-US"/>
        </w:rPr>
      </w:pPr>
    </w:p>
    <w:p w14:paraId="20C2AFC4" w14:textId="7C2F321D" w:rsidR="002B0D46" w:rsidRPr="00503CA6" w:rsidRDefault="00503CA6" w:rsidP="00071139">
      <w:pPr>
        <w:spacing w:after="0" w:line="240" w:lineRule="auto"/>
        <w:jc w:val="both"/>
        <w:rPr>
          <w:rFonts w:cstheme="minorHAnsi"/>
          <w:b/>
          <w:lang w:val="en-US"/>
        </w:rPr>
      </w:pPr>
      <w:r w:rsidRPr="00503CA6">
        <w:rPr>
          <w:rFonts w:cstheme="minorHAnsi"/>
          <w:b/>
          <w:lang w:val="en-US"/>
        </w:rPr>
        <w:t>Out-of-</w:t>
      </w:r>
      <w:r>
        <w:rPr>
          <w:rFonts w:cstheme="minorHAnsi"/>
          <w:b/>
          <w:lang w:val="en-US"/>
        </w:rPr>
        <w:t>the-</w:t>
      </w:r>
      <w:r w:rsidRPr="00503CA6">
        <w:rPr>
          <w:rFonts w:cstheme="minorHAnsi"/>
          <w:b/>
          <w:lang w:val="en-US"/>
        </w:rPr>
        <w:t xml:space="preserve">box-learning </w:t>
      </w:r>
      <w:ins w:id="534" w:author="Sunita Gnanamalar Arthur Selvaraj" w:date="2015-09-28T08:56:00Z">
        <w:r w:rsidR="003B59D5">
          <w:rPr>
            <w:rFonts w:cstheme="minorHAnsi"/>
            <w:b/>
            <w:lang w:val="en-US"/>
          </w:rPr>
          <w:t>(Maybe replace this with “Holistic Learning Experiences”?)</w:t>
        </w:r>
      </w:ins>
    </w:p>
    <w:p w14:paraId="20C2AFC5" w14:textId="77777777" w:rsidR="002B0D46" w:rsidRPr="00502F9F" w:rsidRDefault="002B0D46" w:rsidP="00071139">
      <w:pPr>
        <w:spacing w:after="0" w:line="240" w:lineRule="auto"/>
        <w:jc w:val="both"/>
        <w:rPr>
          <w:rFonts w:cstheme="minorHAnsi"/>
          <w:lang w:val="en-US"/>
        </w:rPr>
      </w:pPr>
    </w:p>
    <w:p w14:paraId="1E72FA48" w14:textId="77777777" w:rsidR="002B0D46" w:rsidRPr="001A0296" w:rsidRDefault="00503CA6" w:rsidP="00071139">
      <w:pPr>
        <w:spacing w:after="0" w:line="240" w:lineRule="auto"/>
        <w:jc w:val="both"/>
        <w:rPr>
          <w:del w:id="535" w:author="Dr. Sim Tze Ying" w:date="2015-09-23T18:13:00Z"/>
          <w:rFonts w:cstheme="minorHAnsi"/>
          <w:b/>
          <w:color w:val="FF0000"/>
          <w:lang w:val="en-US"/>
        </w:rPr>
      </w:pPr>
      <w:del w:id="536" w:author="Dr. Sim Tze Ying" w:date="2015-09-23T18:13:00Z">
        <w:r w:rsidRPr="001A0296">
          <w:rPr>
            <w:rFonts w:cstheme="minorHAnsi"/>
            <w:b/>
            <w:color w:val="FF0000"/>
            <w:lang w:val="en-US"/>
          </w:rPr>
          <w:delText>&lt;pending photos and brief description&gt;</w:delText>
        </w:r>
      </w:del>
    </w:p>
    <w:p w14:paraId="20C2AFC6" w14:textId="0F79712C" w:rsidR="002B0D46" w:rsidRPr="006808D9" w:rsidRDefault="006808D9" w:rsidP="00071139">
      <w:pPr>
        <w:spacing w:after="0" w:line="240" w:lineRule="auto"/>
        <w:jc w:val="both"/>
        <w:rPr>
          <w:ins w:id="537" w:author="Dr. Sim Tze Ying" w:date="2015-09-23T18:13:00Z"/>
          <w:rFonts w:cstheme="minorHAnsi"/>
          <w:b/>
          <w:color w:val="FF0000"/>
          <w:sz w:val="36"/>
          <w:lang w:val="en-US"/>
        </w:rPr>
      </w:pPr>
      <w:ins w:id="538" w:author="Dr. Sim Tze Ying" w:date="2015-09-23T18:13:00Z">
        <w:r w:rsidRPr="006808D9">
          <w:rPr>
            <w:rFonts w:cstheme="minorHAnsi"/>
            <w:b/>
            <w:color w:val="FF0000"/>
            <w:sz w:val="36"/>
            <w:lang w:val="en-US"/>
          </w:rPr>
          <w:t>Lecturers: if you have photos from field trips or students activities.</w:t>
        </w:r>
      </w:ins>
    </w:p>
    <w:p w14:paraId="20C2AFC7" w14:textId="77777777" w:rsidR="00503CA6" w:rsidRDefault="00503CA6" w:rsidP="00071139">
      <w:pPr>
        <w:spacing w:after="0" w:line="240" w:lineRule="auto"/>
        <w:jc w:val="both"/>
        <w:rPr>
          <w:rFonts w:cstheme="minorHAnsi"/>
          <w:lang w:val="en-US"/>
        </w:rPr>
      </w:pPr>
      <w:r w:rsidRPr="00503CA6">
        <w:rPr>
          <w:rFonts w:cstheme="minorHAnsi"/>
          <w:noProof/>
          <w:lang w:val="en-MY" w:eastAsia="en-MY"/>
        </w:rPr>
        <w:lastRenderedPageBreak/>
        <w:drawing>
          <wp:inline distT="0" distB="0" distL="0" distR="0" wp14:anchorId="20C2AFD3" wp14:editId="20C2AFD4">
            <wp:extent cx="4457796" cy="2714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03" cy="271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AFC8" w14:textId="77777777" w:rsidR="00503CA6" w:rsidRDefault="00503CA6" w:rsidP="00071139">
      <w:pPr>
        <w:spacing w:after="0" w:line="240" w:lineRule="auto"/>
        <w:jc w:val="both"/>
        <w:rPr>
          <w:rFonts w:cstheme="minorHAnsi"/>
          <w:lang w:val="en-US"/>
        </w:rPr>
      </w:pPr>
    </w:p>
    <w:p w14:paraId="20C2AFC9" w14:textId="77777777" w:rsidR="00503CA6" w:rsidRDefault="00503CA6" w:rsidP="00071139">
      <w:pPr>
        <w:spacing w:after="0" w:line="240" w:lineRule="auto"/>
        <w:jc w:val="both"/>
        <w:rPr>
          <w:rFonts w:cstheme="minorHAnsi"/>
          <w:lang w:val="en-US"/>
        </w:rPr>
      </w:pPr>
      <w:r w:rsidRPr="00503CA6">
        <w:rPr>
          <w:rFonts w:cstheme="minorHAnsi"/>
          <w:noProof/>
          <w:lang w:val="en-MY" w:eastAsia="en-MY"/>
        </w:rPr>
        <w:drawing>
          <wp:inline distT="0" distB="0" distL="0" distR="0" wp14:anchorId="20C2AFD5" wp14:editId="20C2AFD6">
            <wp:extent cx="3371324" cy="25527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494" cy="255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AFCA" w14:textId="77777777" w:rsidR="00503CA6" w:rsidRDefault="00503CA6" w:rsidP="00071139">
      <w:pPr>
        <w:spacing w:after="0" w:line="240" w:lineRule="auto"/>
        <w:jc w:val="both"/>
        <w:rPr>
          <w:rFonts w:cstheme="minorHAnsi"/>
          <w:lang w:val="en-US"/>
        </w:rPr>
      </w:pPr>
    </w:p>
    <w:p w14:paraId="20C2AFCB" w14:textId="77777777" w:rsidR="002B0D46" w:rsidRPr="00502F9F" w:rsidRDefault="00503CA6" w:rsidP="00071139">
      <w:pPr>
        <w:spacing w:after="0" w:line="240" w:lineRule="auto"/>
        <w:jc w:val="both"/>
        <w:rPr>
          <w:rFonts w:cstheme="minorHAnsi"/>
          <w:lang w:val="en-US"/>
        </w:rPr>
      </w:pPr>
      <w:r w:rsidRPr="00503CA6">
        <w:rPr>
          <w:rFonts w:cstheme="minorHAnsi"/>
          <w:noProof/>
          <w:lang w:val="en-MY" w:eastAsia="en-MY"/>
        </w:rPr>
        <w:drawing>
          <wp:inline distT="0" distB="0" distL="0" distR="0" wp14:anchorId="20C2AFD7" wp14:editId="20C2AFD8">
            <wp:extent cx="3387296" cy="2590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550" cy="259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AFCC" w14:textId="77777777" w:rsidR="002B0D46" w:rsidRDefault="002B0D46" w:rsidP="00071139">
      <w:pPr>
        <w:spacing w:after="0" w:line="240" w:lineRule="auto"/>
        <w:jc w:val="both"/>
        <w:rPr>
          <w:ins w:id="539" w:author="Sunita Gnanamalar Arthur Selvaraj" w:date="2015-09-28T08:57:00Z"/>
          <w:rFonts w:cstheme="minorHAnsi"/>
          <w:lang w:val="en-US"/>
        </w:rPr>
      </w:pPr>
    </w:p>
    <w:p w14:paraId="39A281EA" w14:textId="77777777" w:rsidR="003B59D5" w:rsidRDefault="003B59D5" w:rsidP="00071139">
      <w:pPr>
        <w:spacing w:after="0" w:line="240" w:lineRule="auto"/>
        <w:jc w:val="both"/>
        <w:rPr>
          <w:ins w:id="540" w:author="Sunita Gnanamalar Arthur Selvaraj" w:date="2015-09-28T08:57:00Z"/>
          <w:rFonts w:cstheme="minorHAnsi"/>
          <w:lang w:val="en-US"/>
        </w:rPr>
      </w:pPr>
    </w:p>
    <w:p w14:paraId="2A5EBFC2" w14:textId="77777777" w:rsidR="003B59D5" w:rsidRDefault="003B59D5" w:rsidP="00071139">
      <w:pPr>
        <w:spacing w:after="0" w:line="240" w:lineRule="auto"/>
        <w:jc w:val="both"/>
        <w:rPr>
          <w:ins w:id="541" w:author="Sunita Gnanamalar Arthur Selvaraj" w:date="2015-09-28T08:57:00Z"/>
          <w:rFonts w:cstheme="minorHAnsi"/>
          <w:lang w:val="en-US"/>
        </w:rPr>
      </w:pPr>
    </w:p>
    <w:p w14:paraId="0FEF2F79" w14:textId="5B7AFD38" w:rsidR="003B59D5" w:rsidRDefault="003B59D5" w:rsidP="00071139">
      <w:pPr>
        <w:spacing w:after="0" w:line="240" w:lineRule="auto"/>
        <w:jc w:val="both"/>
        <w:rPr>
          <w:ins w:id="542" w:author="Sunita Gnanamalar Arthur Selvaraj" w:date="2015-09-28T08:59:00Z"/>
          <w:rFonts w:cstheme="minorHAnsi"/>
          <w:lang w:val="en-US"/>
        </w:rPr>
      </w:pPr>
      <w:ins w:id="543" w:author="Sunita Gnanamalar Arthur Selvaraj" w:date="2015-09-28T08:59:00Z">
        <w:r w:rsidRPr="003B59D5">
          <w:rPr>
            <w:rFonts w:cstheme="minorHAnsi"/>
            <w:noProof/>
            <w:lang w:val="en-MY" w:eastAsia="en-MY"/>
          </w:rPr>
          <w:lastRenderedPageBreak/>
          <w:drawing>
            <wp:inline distT="0" distB="0" distL="0" distR="0" wp14:anchorId="2470CBC2" wp14:editId="318B1D2E">
              <wp:extent cx="3544001" cy="2346186"/>
              <wp:effectExtent l="0" t="0" r="0" b="0"/>
              <wp:docPr id="6" name="Picture 6" descr="K:\Pictures\Tunku Abidin n ADTP student dialogue 15 Apr 2014\DSC_3267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K:\Pictures\Tunku Abidin n ADTP student dialogue 15 Apr 2014\DSC_3267.JPG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50671" cy="23506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F0111BC" w14:textId="52D14CBA" w:rsidR="003113B0" w:rsidRDefault="003113B0" w:rsidP="00071139">
      <w:pPr>
        <w:spacing w:after="0" w:line="240" w:lineRule="auto"/>
        <w:jc w:val="both"/>
        <w:rPr>
          <w:ins w:id="544" w:author="Sunita Gnanamalar Arthur Selvaraj" w:date="2015-09-28T08:59:00Z"/>
          <w:rFonts w:cstheme="minorHAnsi"/>
          <w:lang w:val="en-US"/>
        </w:rPr>
      </w:pPr>
      <w:ins w:id="545" w:author="Sunita Gnanamalar Arthur Selvaraj" w:date="2015-09-28T09:00:00Z">
        <w:r>
          <w:rPr>
            <w:rFonts w:cstheme="minorHAnsi"/>
            <w:lang w:val="en-US"/>
          </w:rPr>
          <w:t>Dialogue Session with YAM Tunku Zain Al-‘Abidin Muhriz</w:t>
        </w:r>
      </w:ins>
    </w:p>
    <w:p w14:paraId="67126736" w14:textId="77777777" w:rsidR="003113B0" w:rsidRDefault="003113B0" w:rsidP="00071139">
      <w:pPr>
        <w:spacing w:after="0" w:line="240" w:lineRule="auto"/>
        <w:jc w:val="both"/>
        <w:rPr>
          <w:ins w:id="546" w:author="Sunita Gnanamalar Arthur Selvaraj" w:date="2015-09-28T08:59:00Z"/>
          <w:rFonts w:cstheme="minorHAnsi"/>
          <w:lang w:val="en-US"/>
        </w:rPr>
      </w:pPr>
    </w:p>
    <w:p w14:paraId="480E5DA8" w14:textId="07F7D5ED" w:rsidR="003113B0" w:rsidRPr="00502F9F" w:rsidRDefault="003113B0" w:rsidP="00071139">
      <w:pPr>
        <w:spacing w:after="0" w:line="240" w:lineRule="auto"/>
        <w:jc w:val="both"/>
        <w:rPr>
          <w:rFonts w:cstheme="minorHAnsi"/>
          <w:lang w:val="en-US"/>
        </w:rPr>
      </w:pPr>
      <w:ins w:id="547" w:author="Sunita Gnanamalar Arthur Selvaraj" w:date="2015-09-28T08:59:00Z">
        <w:r w:rsidRPr="003113B0">
          <w:rPr>
            <w:rFonts w:cstheme="minorHAnsi"/>
            <w:noProof/>
            <w:lang w:val="en-MY" w:eastAsia="en-MY"/>
          </w:rPr>
          <w:drawing>
            <wp:inline distT="0" distB="0" distL="0" distR="0" wp14:anchorId="666E531F" wp14:editId="15C662A8">
              <wp:extent cx="3615189" cy="2393315"/>
              <wp:effectExtent l="0" t="0" r="4445" b="6985"/>
              <wp:docPr id="7" name="Picture 7" descr="K:\Pictures\Seth_Damina\DSC_1016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K:\Pictures\Seth_Damina\DSC_1016.JPG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18499" cy="23955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0C2AFCD" w14:textId="53DB3FAF" w:rsidR="002B0D46" w:rsidRPr="00502F9F" w:rsidRDefault="003113B0" w:rsidP="00071139">
      <w:pPr>
        <w:spacing w:after="0" w:line="240" w:lineRule="auto"/>
        <w:jc w:val="both"/>
        <w:rPr>
          <w:rFonts w:cstheme="minorHAnsi"/>
          <w:lang w:val="en-US"/>
        </w:rPr>
      </w:pPr>
      <w:ins w:id="548" w:author="Sunita Gnanamalar Arthur Selvaraj" w:date="2015-09-28T09:00:00Z">
        <w:r>
          <w:rPr>
            <w:rFonts w:cstheme="minorHAnsi"/>
            <w:lang w:val="en-US"/>
          </w:rPr>
          <w:t xml:space="preserve">Guest Lecture &amp; Dialogue Session with Damina Khaira &amp; Seth Soderborg </w:t>
        </w:r>
      </w:ins>
      <w:ins w:id="549" w:author="Sunita Gnanamalar Arthur Selvaraj" w:date="2015-09-28T09:01:00Z">
        <w:r>
          <w:rPr>
            <w:rFonts w:cstheme="minorHAnsi"/>
            <w:lang w:val="en-US"/>
          </w:rPr>
          <w:t>–</w:t>
        </w:r>
      </w:ins>
      <w:ins w:id="550" w:author="Sunita Gnanamalar Arthur Selvaraj" w:date="2015-09-28T09:00:00Z">
        <w:r>
          <w:rPr>
            <w:rFonts w:cstheme="minorHAnsi"/>
            <w:lang w:val="en-US"/>
          </w:rPr>
          <w:t xml:space="preserve"> PhD </w:t>
        </w:r>
      </w:ins>
      <w:ins w:id="551" w:author="Sunita Gnanamalar Arthur Selvaraj" w:date="2015-09-28T09:01:00Z">
        <w:r>
          <w:rPr>
            <w:rFonts w:cstheme="minorHAnsi"/>
            <w:lang w:val="en-US"/>
          </w:rPr>
          <w:t>Candidates from Harvard University</w:t>
        </w:r>
      </w:ins>
    </w:p>
    <w:p w14:paraId="1E3747E6" w14:textId="77777777" w:rsidR="003113B0" w:rsidRDefault="003113B0" w:rsidP="00BF6B06">
      <w:pPr>
        <w:spacing w:after="0" w:line="240" w:lineRule="auto"/>
        <w:jc w:val="both"/>
        <w:rPr>
          <w:ins w:id="552" w:author="Sunita Gnanamalar Arthur Selvaraj" w:date="2015-09-28T09:04:00Z"/>
          <w:rFonts w:cstheme="minorHAnsi"/>
          <w:lang w:val="en-US"/>
        </w:rPr>
      </w:pPr>
    </w:p>
    <w:p w14:paraId="49CE1739" w14:textId="62709175" w:rsidR="003113B0" w:rsidRDefault="003113B0" w:rsidP="00BF6B06">
      <w:pPr>
        <w:spacing w:after="0" w:line="240" w:lineRule="auto"/>
        <w:jc w:val="both"/>
        <w:rPr>
          <w:ins w:id="553" w:author="Sunita Gnanamalar Arthur Selvaraj" w:date="2015-09-28T09:04:00Z"/>
          <w:rFonts w:cstheme="minorHAnsi"/>
          <w:lang w:val="en-US"/>
        </w:rPr>
      </w:pPr>
      <w:ins w:id="554" w:author="Sunita Gnanamalar Arthur Selvaraj" w:date="2015-09-28T09:04:00Z">
        <w:r w:rsidRPr="003113B0">
          <w:rPr>
            <w:rFonts w:cstheme="minorHAnsi"/>
            <w:noProof/>
            <w:lang w:val="en-MY" w:eastAsia="en-MY"/>
          </w:rPr>
          <w:drawing>
            <wp:inline distT="0" distB="0" distL="0" distR="0" wp14:anchorId="3CCC2AB3" wp14:editId="57FCD31C">
              <wp:extent cx="3571875" cy="2381250"/>
              <wp:effectExtent l="0" t="0" r="9525" b="0"/>
              <wp:docPr id="8" name="Picture 8" descr="K:\Pictures\Lancaster Trip to religious places\_MG_9783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K:\Pictures\Lancaster Trip to religious places\_MG_9783.JPG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72271" cy="23815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93BC141" w14:textId="48DBAF81" w:rsidR="003113B0" w:rsidRPr="000F0452" w:rsidRDefault="003113B0" w:rsidP="00BF6B06">
      <w:pPr>
        <w:spacing w:after="0" w:line="240" w:lineRule="auto"/>
        <w:jc w:val="both"/>
        <w:rPr>
          <w:rFonts w:cstheme="minorHAnsi"/>
          <w:lang w:val="en-US"/>
        </w:rPr>
      </w:pPr>
      <w:ins w:id="555" w:author="Sunita Gnanamalar Arthur Selvaraj" w:date="2015-09-28T09:04:00Z">
        <w:r>
          <w:rPr>
            <w:rFonts w:cstheme="minorHAnsi"/>
            <w:lang w:val="en-US"/>
          </w:rPr>
          <w:t>Trip to Religious Places in Malaysia with Lancaster University Students</w:t>
        </w:r>
      </w:ins>
    </w:p>
    <w:sectPr w:rsidR="003113B0" w:rsidRPr="000F0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yriadPro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etaPro-Bold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Archer-MediumItalic">
    <w:altName w:val="Cambria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Gotham-Boo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39055D"/>
    <w:multiLevelType w:val="multilevel"/>
    <w:tmpl w:val="E0A0E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6D7B4B"/>
    <w:multiLevelType w:val="hybridMultilevel"/>
    <w:tmpl w:val="8A94DF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BD497A"/>
    <w:multiLevelType w:val="hybridMultilevel"/>
    <w:tmpl w:val="415E1F4C"/>
    <w:lvl w:ilvl="0" w:tplc="2F1001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7AD4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C23E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C8E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ECC5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FA7A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9E49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1E9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84AF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unita Gnanamalar Arthur Selvaraj">
    <w15:presenceInfo w15:providerId="AD" w15:userId="S-1-5-21-2492363003-2541647431-3332122458-29595"/>
  </w15:person>
  <w15:person w15:author="Tze Ying">
    <w15:presenceInfo w15:providerId="None" w15:userId="Tze Yi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71C"/>
    <w:rsid w:val="00003510"/>
    <w:rsid w:val="0001657F"/>
    <w:rsid w:val="00071139"/>
    <w:rsid w:val="00080488"/>
    <w:rsid w:val="000852C3"/>
    <w:rsid w:val="0009684C"/>
    <w:rsid w:val="000C0C4E"/>
    <w:rsid w:val="000D6E0F"/>
    <w:rsid w:val="000F00BC"/>
    <w:rsid w:val="000F0452"/>
    <w:rsid w:val="000F05B5"/>
    <w:rsid w:val="00100304"/>
    <w:rsid w:val="001049FF"/>
    <w:rsid w:val="00112FA3"/>
    <w:rsid w:val="00114693"/>
    <w:rsid w:val="001526F3"/>
    <w:rsid w:val="00160ED6"/>
    <w:rsid w:val="00166541"/>
    <w:rsid w:val="0018664E"/>
    <w:rsid w:val="0018781E"/>
    <w:rsid w:val="0019111F"/>
    <w:rsid w:val="00191C76"/>
    <w:rsid w:val="001A0296"/>
    <w:rsid w:val="001A3A52"/>
    <w:rsid w:val="001D091E"/>
    <w:rsid w:val="00236A77"/>
    <w:rsid w:val="002438AF"/>
    <w:rsid w:val="0028263C"/>
    <w:rsid w:val="00283F8A"/>
    <w:rsid w:val="002B0D46"/>
    <w:rsid w:val="002E271C"/>
    <w:rsid w:val="00311370"/>
    <w:rsid w:val="003113B0"/>
    <w:rsid w:val="00356A44"/>
    <w:rsid w:val="00366EE0"/>
    <w:rsid w:val="003846D7"/>
    <w:rsid w:val="003B59D5"/>
    <w:rsid w:val="003D231F"/>
    <w:rsid w:val="003E528F"/>
    <w:rsid w:val="004418A0"/>
    <w:rsid w:val="00444772"/>
    <w:rsid w:val="0045399F"/>
    <w:rsid w:val="00455FAF"/>
    <w:rsid w:val="00480DAB"/>
    <w:rsid w:val="00484765"/>
    <w:rsid w:val="00490E98"/>
    <w:rsid w:val="004A69FE"/>
    <w:rsid w:val="004B55DE"/>
    <w:rsid w:val="004D6BDD"/>
    <w:rsid w:val="00502C45"/>
    <w:rsid w:val="00502F9F"/>
    <w:rsid w:val="00503CA6"/>
    <w:rsid w:val="00523D84"/>
    <w:rsid w:val="005271B9"/>
    <w:rsid w:val="00533597"/>
    <w:rsid w:val="005517C2"/>
    <w:rsid w:val="005556FF"/>
    <w:rsid w:val="00561B21"/>
    <w:rsid w:val="0057012B"/>
    <w:rsid w:val="00577FB3"/>
    <w:rsid w:val="0058575D"/>
    <w:rsid w:val="00587C98"/>
    <w:rsid w:val="005A2B85"/>
    <w:rsid w:val="005C383C"/>
    <w:rsid w:val="005E3303"/>
    <w:rsid w:val="005E5CB6"/>
    <w:rsid w:val="005E682C"/>
    <w:rsid w:val="0063090C"/>
    <w:rsid w:val="00640CD4"/>
    <w:rsid w:val="00652135"/>
    <w:rsid w:val="00652ACF"/>
    <w:rsid w:val="006808D9"/>
    <w:rsid w:val="00683FDC"/>
    <w:rsid w:val="00687FA8"/>
    <w:rsid w:val="006A2069"/>
    <w:rsid w:val="006B2D24"/>
    <w:rsid w:val="006B47B5"/>
    <w:rsid w:val="006C38C1"/>
    <w:rsid w:val="006C67FC"/>
    <w:rsid w:val="006E5A7C"/>
    <w:rsid w:val="00703787"/>
    <w:rsid w:val="00712D5F"/>
    <w:rsid w:val="00720156"/>
    <w:rsid w:val="007240CD"/>
    <w:rsid w:val="007732B3"/>
    <w:rsid w:val="00774955"/>
    <w:rsid w:val="007A6534"/>
    <w:rsid w:val="007A6E33"/>
    <w:rsid w:val="007C19E0"/>
    <w:rsid w:val="007F1277"/>
    <w:rsid w:val="007F27D1"/>
    <w:rsid w:val="0081492C"/>
    <w:rsid w:val="00816BCD"/>
    <w:rsid w:val="00822E70"/>
    <w:rsid w:val="00830F4B"/>
    <w:rsid w:val="00841EA7"/>
    <w:rsid w:val="008435D8"/>
    <w:rsid w:val="00881AAE"/>
    <w:rsid w:val="008A3F8A"/>
    <w:rsid w:val="008C3B9D"/>
    <w:rsid w:val="008C6D43"/>
    <w:rsid w:val="008C7726"/>
    <w:rsid w:val="008E6C89"/>
    <w:rsid w:val="008E79BB"/>
    <w:rsid w:val="0090725C"/>
    <w:rsid w:val="00916FEB"/>
    <w:rsid w:val="0091764A"/>
    <w:rsid w:val="00922073"/>
    <w:rsid w:val="00932679"/>
    <w:rsid w:val="00982139"/>
    <w:rsid w:val="00984BA4"/>
    <w:rsid w:val="00985425"/>
    <w:rsid w:val="009A7978"/>
    <w:rsid w:val="009C0250"/>
    <w:rsid w:val="009D2EEE"/>
    <w:rsid w:val="009D6BE0"/>
    <w:rsid w:val="00A0098B"/>
    <w:rsid w:val="00A056BB"/>
    <w:rsid w:val="00A60A8C"/>
    <w:rsid w:val="00A86F18"/>
    <w:rsid w:val="00AA73B6"/>
    <w:rsid w:val="00AB5D0F"/>
    <w:rsid w:val="00B065CB"/>
    <w:rsid w:val="00B07AFE"/>
    <w:rsid w:val="00B12E37"/>
    <w:rsid w:val="00B16995"/>
    <w:rsid w:val="00B23E39"/>
    <w:rsid w:val="00B254D1"/>
    <w:rsid w:val="00B2657E"/>
    <w:rsid w:val="00B62C63"/>
    <w:rsid w:val="00B62F1C"/>
    <w:rsid w:val="00B72DD7"/>
    <w:rsid w:val="00B8443B"/>
    <w:rsid w:val="00B96B25"/>
    <w:rsid w:val="00BB37D0"/>
    <w:rsid w:val="00BB7A38"/>
    <w:rsid w:val="00BE0420"/>
    <w:rsid w:val="00BF6B06"/>
    <w:rsid w:val="00C7636F"/>
    <w:rsid w:val="00C779AA"/>
    <w:rsid w:val="00C92686"/>
    <w:rsid w:val="00CA15A5"/>
    <w:rsid w:val="00CA4666"/>
    <w:rsid w:val="00CA5301"/>
    <w:rsid w:val="00CB605D"/>
    <w:rsid w:val="00CC260F"/>
    <w:rsid w:val="00CF6902"/>
    <w:rsid w:val="00D42888"/>
    <w:rsid w:val="00D46591"/>
    <w:rsid w:val="00D77220"/>
    <w:rsid w:val="00D828A9"/>
    <w:rsid w:val="00DA4C7C"/>
    <w:rsid w:val="00DB0114"/>
    <w:rsid w:val="00DB3093"/>
    <w:rsid w:val="00DD7E53"/>
    <w:rsid w:val="00DE1547"/>
    <w:rsid w:val="00E06C63"/>
    <w:rsid w:val="00E0778B"/>
    <w:rsid w:val="00E459CD"/>
    <w:rsid w:val="00E56375"/>
    <w:rsid w:val="00E633BF"/>
    <w:rsid w:val="00E67E02"/>
    <w:rsid w:val="00E70385"/>
    <w:rsid w:val="00E80839"/>
    <w:rsid w:val="00EB23E1"/>
    <w:rsid w:val="00ED35A7"/>
    <w:rsid w:val="00EE3659"/>
    <w:rsid w:val="00F0131D"/>
    <w:rsid w:val="00F0208A"/>
    <w:rsid w:val="00F0669F"/>
    <w:rsid w:val="00F4745D"/>
    <w:rsid w:val="00F6714E"/>
    <w:rsid w:val="00F741E2"/>
    <w:rsid w:val="00FA0067"/>
    <w:rsid w:val="00FA47C9"/>
    <w:rsid w:val="00FB1A61"/>
    <w:rsid w:val="00FD51A0"/>
    <w:rsid w:val="00FE77C2"/>
    <w:rsid w:val="00FE7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2AC66"/>
  <w15:chartTrackingRefBased/>
  <w15:docId w15:val="{C1629068-FE11-4971-8E3E-E964D8C7F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C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E77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71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E77C2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E77C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Emphasis">
    <w:name w:val="Emphasis"/>
    <w:basedOn w:val="DefaultParagraphFont"/>
    <w:uiPriority w:val="20"/>
    <w:qFormat/>
    <w:rsid w:val="00FE77C2"/>
    <w:rPr>
      <w:i/>
      <w:iCs/>
    </w:rPr>
  </w:style>
  <w:style w:type="paragraph" w:styleId="NormalWeb">
    <w:name w:val="Normal (Web)"/>
    <w:basedOn w:val="Normal"/>
    <w:uiPriority w:val="99"/>
    <w:unhideWhenUsed/>
    <w:rsid w:val="00FE7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BasicParagraph">
    <w:name w:val="[Basic Paragraph]"/>
    <w:basedOn w:val="Normal"/>
    <w:uiPriority w:val="99"/>
    <w:rsid w:val="007F1277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444772"/>
    <w:rPr>
      <w:b w:val="0"/>
      <w:bCs w:val="0"/>
      <w:color w:val="3333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6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C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5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5D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80488"/>
    <w:pPr>
      <w:spacing w:after="0" w:line="240" w:lineRule="auto"/>
    </w:pPr>
    <w:rPr>
      <w:rFonts w:ascii="Calibri" w:eastAsia="Times New Roman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0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1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76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34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30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2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5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6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9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6456">
          <w:marLeft w:val="0"/>
          <w:marRight w:val="0"/>
          <w:marTop w:val="0"/>
          <w:marBottom w:val="0"/>
          <w:divBdr>
            <w:top w:val="single" w:sz="2" w:space="0" w:color="B4AE95"/>
            <w:left w:val="single" w:sz="6" w:space="0" w:color="B4AE95"/>
            <w:bottom w:val="single" w:sz="6" w:space="0" w:color="B4AE95"/>
            <w:right w:val="single" w:sz="6" w:space="0" w:color="B4AE95"/>
          </w:divBdr>
          <w:divsChild>
            <w:div w:id="8500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8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28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71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264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870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34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082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786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6710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096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2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4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85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33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1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4285">
          <w:marLeft w:val="0"/>
          <w:marRight w:val="0"/>
          <w:marTop w:val="0"/>
          <w:marBottom w:val="0"/>
          <w:divBdr>
            <w:top w:val="single" w:sz="2" w:space="0" w:color="B4AE95"/>
            <w:left w:val="single" w:sz="6" w:space="0" w:color="B4AE95"/>
            <w:bottom w:val="single" w:sz="6" w:space="0" w:color="B4AE95"/>
            <w:right w:val="single" w:sz="6" w:space="0" w:color="B4AE95"/>
          </w:divBdr>
          <w:divsChild>
            <w:div w:id="2018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9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2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5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32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44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11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869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267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081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2667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7555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0543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1935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6634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893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794750">
                                                                              <w:marLeft w:val="30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2318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9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35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58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19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1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59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61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7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7168">
          <w:marLeft w:val="0"/>
          <w:marRight w:val="0"/>
          <w:marTop w:val="0"/>
          <w:marBottom w:val="0"/>
          <w:divBdr>
            <w:top w:val="single" w:sz="2" w:space="0" w:color="B4AE95"/>
            <w:left w:val="single" w:sz="6" w:space="0" w:color="B4AE95"/>
            <w:bottom w:val="single" w:sz="6" w:space="0" w:color="B4AE95"/>
            <w:right w:val="single" w:sz="6" w:space="0" w:color="B4AE95"/>
          </w:divBdr>
          <w:divsChild>
            <w:div w:id="1635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4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43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1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32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18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54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588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861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4540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6376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7466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1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584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9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81470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478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0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0769">
          <w:marLeft w:val="0"/>
          <w:marRight w:val="0"/>
          <w:marTop w:val="0"/>
          <w:marBottom w:val="0"/>
          <w:divBdr>
            <w:top w:val="single" w:sz="2" w:space="0" w:color="B4AE95"/>
            <w:left w:val="single" w:sz="6" w:space="0" w:color="B4AE95"/>
            <w:bottom w:val="single" w:sz="6" w:space="0" w:color="B4AE95"/>
            <w:right w:val="single" w:sz="6" w:space="0" w:color="B4AE95"/>
          </w:divBdr>
          <w:divsChild>
            <w:div w:id="49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31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94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09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847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63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450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486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531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736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871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192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9425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6117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9889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7365644">
                                                                              <w:marLeft w:val="30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57460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8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8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3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31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19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2092F-0398-43AD-8165-51E50F0DE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3092</Words>
  <Characters>17628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Shereen Ang Su Peng</dc:creator>
  <cp:keywords/>
  <dc:description/>
  <cp:lastModifiedBy>Dr. Sim Tze Ying</cp:lastModifiedBy>
  <cp:revision>4</cp:revision>
  <cp:lastPrinted>2015-09-09T06:32:00Z</cp:lastPrinted>
  <dcterms:created xsi:type="dcterms:W3CDTF">2015-09-28T01:05:00Z</dcterms:created>
  <dcterms:modified xsi:type="dcterms:W3CDTF">2015-10-01T04:17:00Z</dcterms:modified>
</cp:coreProperties>
</file>